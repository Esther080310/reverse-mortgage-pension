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9F9E1A" w14:textId="77777777" w:rsidR="00824622" w:rsidRDefault="00C20BDB">
      <w:pPr>
        <w:pStyle w:val="af2"/>
        <w:spacing w:after="240"/>
      </w:pPr>
      <w:bookmarkStart w:id="0" w:name="以房养老养老服务信托-专项问卷调查"/>
      <w:r>
        <w:rPr>
          <w:rFonts w:hint="eastAsia"/>
        </w:rPr>
        <w:t>信托盘活</w:t>
      </w:r>
      <w:del w:id="1" w:author="束宇" w:date="2026-09-29T14:54:00Z">
        <w:r>
          <w:rPr>
            <w:rFonts w:hint="eastAsia"/>
          </w:rPr>
          <w:delText>住房资产</w:delText>
        </w:r>
      </w:del>
      <w:ins w:id="2" w:author="束宇" w:date="2026-09-29T14:54:00Z">
        <w:r>
          <w:rPr>
            <w:rFonts w:hint="eastAsia"/>
          </w:rPr>
          <w:t>存量房产</w:t>
        </w:r>
      </w:ins>
      <w:r>
        <w:rPr>
          <w:rFonts w:hint="eastAsia"/>
        </w:rPr>
        <w:t>，服务养老生活</w:t>
      </w:r>
    </w:p>
    <w:p w14:paraId="0581042C" w14:textId="77777777" w:rsidR="00824622" w:rsidRDefault="00C20BDB">
      <w:pPr>
        <w:pStyle w:val="af2"/>
        <w:spacing w:after="240"/>
      </w:pPr>
      <w:commentRangeStart w:id="3"/>
      <w:r>
        <w:rPr>
          <w:rFonts w:hint="eastAsia"/>
        </w:rPr>
        <w:t>专项问卷调查——问卷版</w:t>
      </w:r>
      <w:commentRangeEnd w:id="3"/>
      <w:r>
        <w:commentReference w:id="3"/>
      </w:r>
    </w:p>
    <w:p w14:paraId="4189AC5B"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尊敬的</w:t>
      </w:r>
      <w:ins w:id="4" w:author="束宇" w:date="2026-09-29T17:05:00Z">
        <w:r>
          <w:rPr>
            <w:rFonts w:ascii="Times New Roman" w:eastAsia="宋体" w:hAnsi="Times New Roman" w:cs="方正仿宋_GB2312" w:hint="eastAsia"/>
          </w:rPr>
          <w:t>上海市</w:t>
        </w:r>
      </w:ins>
      <w:r>
        <w:rPr>
          <w:rFonts w:ascii="Times New Roman" w:eastAsia="宋体" w:hAnsi="Times New Roman" w:cs="方正仿宋_GB2312" w:hint="eastAsia"/>
        </w:rPr>
        <w:t>居民朋友：</w:t>
      </w:r>
    </w:p>
    <w:p w14:paraId="3A8DE624" w14:textId="77777777" w:rsidR="00824622" w:rsidRDefault="00C20BDB">
      <w:pPr>
        <w:pStyle w:val="a1"/>
        <w:ind w:firstLineChars="200" w:firstLine="480"/>
        <w:rPr>
          <w:ins w:id="5" w:author="束宇" w:date="2026-09-29T17:03:00Z"/>
          <w:rFonts w:ascii="宋体" w:eastAsia="宋体" w:hAnsi="宋体" w:cs="宋体"/>
        </w:rPr>
      </w:pPr>
      <w:r>
        <w:rPr>
          <w:rFonts w:ascii="Times New Roman" w:hAnsi="Times New Roman" w:hint="eastAsia"/>
        </w:rPr>
        <w:t>您好！</w:t>
      </w:r>
      <w:bookmarkStart w:id="6" w:name="隐私保护"/>
      <w:r>
        <w:rPr>
          <w:rFonts w:ascii="宋体" w:eastAsia="宋体" w:hAnsi="宋体" w:cs="宋体"/>
        </w:rPr>
        <w:t>我们正在开展一项关于上海</w:t>
      </w:r>
      <w:ins w:id="7" w:author="束宇" w:date="2026-09-29T17:05:00Z">
        <w:r>
          <w:rPr>
            <w:rFonts w:ascii="宋体" w:eastAsia="宋体" w:hAnsi="宋体" w:cs="宋体" w:hint="eastAsia"/>
          </w:rPr>
          <w:t>市</w:t>
        </w:r>
      </w:ins>
      <w:r>
        <w:rPr>
          <w:rFonts w:ascii="宋体" w:eastAsia="宋体" w:hAnsi="宋体" w:cs="宋体"/>
        </w:rPr>
        <w:t>居民养老安排和</w:t>
      </w:r>
      <w:del w:id="8" w:author="束宇" w:date="2026-09-29T14:54:00Z">
        <w:r>
          <w:rPr>
            <w:rFonts w:ascii="宋体" w:eastAsia="宋体" w:hAnsi="宋体" w:cs="宋体"/>
          </w:rPr>
          <w:delText>住房</w:delText>
        </w:r>
      </w:del>
      <w:ins w:id="9" w:author="束宇" w:date="2026-09-29T14:54:00Z">
        <w:r>
          <w:rPr>
            <w:rFonts w:ascii="宋体" w:eastAsia="宋体" w:hAnsi="宋体" w:cs="宋体" w:hint="eastAsia"/>
          </w:rPr>
          <w:t>房产</w:t>
        </w:r>
      </w:ins>
      <w:del w:id="10" w:author="束宇" w:date="2026-09-29T14:54:00Z">
        <w:r>
          <w:rPr>
            <w:rFonts w:ascii="宋体" w:eastAsia="宋体" w:hAnsi="宋体" w:cs="宋体"/>
          </w:rPr>
          <w:delText>信托养老</w:delText>
        </w:r>
      </w:del>
      <w:ins w:id="11" w:author="束宇" w:date="2026-09-29T14:54:00Z">
        <w:r>
          <w:rPr>
            <w:rFonts w:ascii="宋体" w:eastAsia="宋体" w:hAnsi="宋体" w:cs="宋体" w:hint="eastAsia"/>
          </w:rPr>
          <w:t>养老信托</w:t>
        </w:r>
      </w:ins>
      <w:r>
        <w:rPr>
          <w:rFonts w:ascii="宋体" w:eastAsia="宋体" w:hAnsi="宋体" w:cs="宋体"/>
        </w:rPr>
        <w:t>的匿名调查，</w:t>
      </w:r>
      <w:r>
        <w:rPr>
          <w:rFonts w:ascii="宋体" w:eastAsia="宋体" w:hAnsi="宋体" w:cs="宋体" w:hint="eastAsia"/>
        </w:rPr>
        <w:t>填写问卷</w:t>
      </w:r>
      <w:r>
        <w:rPr>
          <w:rFonts w:ascii="宋体" w:eastAsia="宋体" w:hAnsi="宋体" w:cs="宋体"/>
        </w:rPr>
        <w:t>大约需要</w:t>
      </w:r>
      <w:r>
        <w:rPr>
          <w:rFonts w:ascii="宋体" w:eastAsia="宋体" w:hAnsi="宋体" w:cs="宋体"/>
        </w:rPr>
        <w:t>1</w:t>
      </w:r>
      <w:r>
        <w:rPr>
          <w:rFonts w:ascii="宋体" w:eastAsia="宋体" w:hAnsi="宋体" w:cs="宋体" w:hint="eastAsia"/>
        </w:rPr>
        <w:t>5</w:t>
      </w:r>
      <w:r>
        <w:rPr>
          <w:rFonts w:ascii="宋体" w:eastAsia="宋体" w:hAnsi="宋体" w:cs="宋体"/>
        </w:rPr>
        <w:t>分钟。本次调研为匿名调查，不会收集姓名、身份证等个人识别信息；涉及家庭、健康、资产相关内容仅用于学术研究与业务分析，所有数据严格保密。遇到不便回答的题目，您可以选择跳过。</w:t>
      </w:r>
    </w:p>
    <w:p w14:paraId="1DF6A4EF" w14:textId="77777777" w:rsidR="00824622" w:rsidRDefault="00C20BDB">
      <w:pPr>
        <w:pStyle w:val="a1"/>
        <w:ind w:firstLineChars="200" w:firstLine="480"/>
        <w:rPr>
          <w:del w:id="12" w:author="束宇" w:date="2026-09-29T17:06:00Z"/>
          <w:rFonts w:ascii="宋体" w:eastAsia="宋体" w:hAnsi="宋体" w:cs="宋体"/>
        </w:rPr>
      </w:pPr>
      <w:ins w:id="13" w:author="束宇" w:date="2026-09-29T17:05:00Z">
        <w:r>
          <w:rPr>
            <w:rFonts w:cs="宋体" w:hint="eastAsia"/>
          </w:rPr>
          <w:t>本问卷由</w:t>
        </w:r>
      </w:ins>
      <w:ins w:id="14" w:author="束宇" w:date="2026-09-29T17:04:00Z">
        <w:r>
          <w:rPr>
            <w:rFonts w:cs="宋体" w:hint="eastAsia"/>
          </w:rPr>
          <w:t>华东师范大学</w:t>
        </w:r>
      </w:ins>
      <w:ins w:id="15" w:author="束宇" w:date="2026-09-29T17:05:00Z">
        <w:r>
          <w:rPr>
            <w:rFonts w:cs="宋体" w:hint="eastAsia"/>
          </w:rPr>
          <w:t>-</w:t>
        </w:r>
      </w:ins>
      <w:ins w:id="16" w:author="束宇" w:date="2026-09-29T17:04:00Z">
        <w:r>
          <w:rPr>
            <w:rFonts w:cs="宋体" w:hint="eastAsia"/>
          </w:rPr>
          <w:t>中国普惠养老金融研究中心</w:t>
        </w:r>
      </w:ins>
      <w:ins w:id="17" w:author="束宇" w:date="2026-09-29T17:05:00Z">
        <w:r>
          <w:rPr>
            <w:rFonts w:cs="宋体" w:hint="eastAsia"/>
          </w:rPr>
          <w:t>设计</w:t>
        </w:r>
      </w:ins>
      <w:del w:id="18" w:author="束宇" w:date="2026-09-29T17:06:00Z">
        <w:r>
          <w:rPr>
            <w:rFonts w:cs="宋体"/>
          </w:rPr>
          <w:delText xml:space="preserve"> </w:delText>
        </w:r>
      </w:del>
      <w:ins w:id="19" w:author="束宇" w:date="2026-09-29T17:06:00Z">
        <w:r>
          <w:rPr>
            <w:rFonts w:cs="宋体" w:hint="eastAsia"/>
          </w:rPr>
          <w:t>制</w:t>
        </w:r>
        <w:r>
          <w:rPr>
            <w:rFonts w:ascii="宋体" w:eastAsia="宋体" w:hAnsi="宋体" w:cs="宋体" w:hint="eastAsia"/>
          </w:rPr>
          <w:t>作</w:t>
        </w:r>
      </w:ins>
    </w:p>
    <w:p w14:paraId="6EE68752" w14:textId="77777777" w:rsidR="00824622" w:rsidRDefault="00C20BDB">
      <w:pPr>
        <w:pStyle w:val="a1"/>
        <w:ind w:firstLineChars="200" w:firstLine="480"/>
        <w:rPr>
          <w:rFonts w:ascii="Times New Roman" w:hAnsi="Times New Roman"/>
        </w:rPr>
      </w:pPr>
      <w:ins w:id="20" w:author="束宇" w:date="2026-09-29T17:06:00Z">
        <w:r>
          <w:rPr>
            <w:rFonts w:ascii="宋体" w:eastAsia="宋体" w:hAnsi="宋体" w:cs="宋体" w:hint="eastAsia"/>
          </w:rPr>
          <w:t>，</w:t>
        </w:r>
      </w:ins>
      <w:r>
        <w:rPr>
          <w:rFonts w:ascii="宋体" w:eastAsia="宋体" w:hAnsi="宋体" w:cs="宋体"/>
        </w:rPr>
        <w:t>感谢您的支持与配合！</w:t>
      </w:r>
    </w:p>
    <w:p w14:paraId="74B4D730" w14:textId="77777777" w:rsidR="00824622" w:rsidRDefault="00824622">
      <w:pPr>
        <w:spacing w:after="48"/>
        <w:rPr>
          <w:rFonts w:ascii="Times New Roman" w:eastAsia="宋体" w:hAnsi="Times New Roman" w:cs="方正仿宋_GB2312"/>
        </w:rPr>
      </w:pPr>
    </w:p>
    <w:p w14:paraId="58B03410" w14:textId="77777777" w:rsidR="00824622" w:rsidRDefault="00C20BDB">
      <w:pPr>
        <w:pStyle w:val="1"/>
        <w:spacing w:after="192"/>
      </w:pPr>
      <w:bookmarkStart w:id="21" w:name="一基础认知与初始意愿"/>
      <w:bookmarkEnd w:id="0"/>
      <w:bookmarkEnd w:id="6"/>
      <w:commentRangeStart w:id="22"/>
      <w:r>
        <w:rPr>
          <w:rFonts w:hint="eastAsia"/>
        </w:rPr>
        <w:t>基础认知与初始意愿</w:t>
      </w:r>
      <w:commentRangeEnd w:id="22"/>
      <w:r>
        <w:commentReference w:id="22"/>
      </w:r>
    </w:p>
    <w:p w14:paraId="7ACA2BBE" w14:textId="77777777" w:rsidR="00824622" w:rsidRDefault="00C20BDB">
      <w:pPr>
        <w:pStyle w:val="3"/>
        <w:spacing w:before="288" w:after="192"/>
        <w:rPr>
          <w:rFonts w:ascii="Times New Roman" w:eastAsia="宋体" w:hAnsi="Times New Roman" w:cs="方正仿宋_GB2312"/>
        </w:rPr>
      </w:pPr>
      <w:bookmarkStart w:id="23" w:name="在参加本次调查之前您是否听说过以下以房养老相关产品可多选"/>
      <w:r>
        <w:rPr>
          <w:rFonts w:ascii="Times New Roman" w:eastAsia="宋体" w:hAnsi="Times New Roman" w:cs="方正仿宋_GB2312" w:hint="eastAsia"/>
        </w:rPr>
        <w:t>在参加本次调查之前，您听说过以下哪些以房养老相关产品？（可多选）</w:t>
      </w:r>
    </w:p>
    <w:p w14:paraId="38FD0160"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房产倒按揭</w:t>
      </w:r>
    </w:p>
    <w:p w14:paraId="5D2A8256"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B. </w:t>
      </w:r>
      <w:del w:id="24" w:author="束宇" w:date="2026-09-29T14:55:00Z">
        <w:r>
          <w:rPr>
            <w:rFonts w:ascii="Times New Roman" w:eastAsia="宋体" w:hAnsi="Times New Roman" w:cs="方正仿宋_GB2312"/>
          </w:rPr>
          <w:delText>住房信托养老</w:delText>
        </w:r>
      </w:del>
      <w:ins w:id="25" w:author="束宇" w:date="2026-09-29T14:55:00Z">
        <w:r>
          <w:rPr>
            <w:rFonts w:ascii="Times New Roman" w:eastAsia="宋体" w:hAnsi="Times New Roman" w:cs="方正仿宋_GB2312" w:hint="eastAsia"/>
          </w:rPr>
          <w:t>房产养老信托</w:t>
        </w:r>
      </w:ins>
    </w:p>
    <w:p w14:paraId="42D6FB81"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房产出租养老</w:t>
      </w:r>
    </w:p>
    <w:p w14:paraId="4C7B4AAC"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D. </w:t>
      </w:r>
      <w:r>
        <w:rPr>
          <w:rFonts w:ascii="Times New Roman" w:eastAsia="宋体" w:hAnsi="Times New Roman" w:cs="方正仿宋_GB2312" w:hint="eastAsia"/>
        </w:rPr>
        <w:t>房产出售一次性养老</w:t>
      </w:r>
    </w:p>
    <w:p w14:paraId="1F8C8493" w14:textId="77777777" w:rsidR="00824622" w:rsidRDefault="00C20BDB">
      <w:pPr>
        <w:pStyle w:val="FirstParagraph"/>
      </w:pPr>
      <w:r>
        <w:rPr>
          <w:rFonts w:ascii="Times New Roman" w:eastAsia="宋体" w:hAnsi="Times New Roman" w:cs="方正仿宋_GB2312" w:hint="eastAsia"/>
        </w:rPr>
        <w:t xml:space="preserve">E. </w:t>
      </w:r>
      <w:r>
        <w:rPr>
          <w:rFonts w:ascii="Times New Roman" w:eastAsia="宋体" w:hAnsi="Times New Roman" w:cs="方正仿宋_GB2312" w:hint="eastAsia"/>
        </w:rPr>
        <w:t>均未听说</w:t>
      </w:r>
    </w:p>
    <w:p w14:paraId="7A4DF2F8" w14:textId="77777777" w:rsidR="00824622" w:rsidRDefault="00C20BDB">
      <w:pPr>
        <w:pStyle w:val="3"/>
        <w:spacing w:before="288" w:after="192"/>
        <w:rPr>
          <w:rFonts w:ascii="Times New Roman" w:eastAsia="宋体" w:hAnsi="Times New Roman" w:cs="方正仿宋_GB2312"/>
        </w:rPr>
      </w:pPr>
      <w:bookmarkStart w:id="26" w:name="在参加本次调查之前您对不动产养老信托养老服务信托的了解程度如何单选"/>
      <w:bookmarkEnd w:id="23"/>
      <w:r>
        <w:rPr>
          <w:rFonts w:ascii="Times New Roman" w:eastAsia="宋体" w:hAnsi="Times New Roman" w:cs="方正仿宋_GB2312" w:hint="eastAsia"/>
        </w:rPr>
        <w:t>在参加本次调查之前，您对“</w:t>
      </w:r>
      <w:del w:id="27" w:author="束宇" w:date="2026-09-29T14:55:00Z">
        <w:r>
          <w:rPr>
            <w:rFonts w:ascii="Times New Roman" w:eastAsia="宋体" w:hAnsi="Times New Roman" w:cs="方正仿宋_GB2312"/>
          </w:rPr>
          <w:delText>不动产养老信托</w:delText>
        </w:r>
        <w:r>
          <w:rPr>
            <w:rFonts w:ascii="Times New Roman" w:eastAsia="宋体" w:hAnsi="Times New Roman" w:cs="方正仿宋_GB2312"/>
          </w:rPr>
          <w:delText>/</w:delText>
        </w:r>
        <w:r>
          <w:rPr>
            <w:rFonts w:ascii="Times New Roman" w:eastAsia="宋体" w:hAnsi="Times New Roman" w:cs="方正仿宋_GB2312"/>
          </w:rPr>
          <w:delText>住房信托养老</w:delText>
        </w:r>
      </w:del>
      <w:ins w:id="28" w:author="束宇" w:date="2026-09-29T14:55:00Z">
        <w:r>
          <w:rPr>
            <w:rFonts w:ascii="Times New Roman" w:eastAsia="宋体" w:hAnsi="Times New Roman" w:cs="方正仿宋_GB2312" w:hint="eastAsia"/>
          </w:rPr>
          <w:t>房产</w:t>
        </w:r>
      </w:ins>
      <w:ins w:id="29" w:author="束宇" w:date="2026-09-29T14:56:00Z">
        <w:r>
          <w:rPr>
            <w:rFonts w:ascii="Times New Roman" w:eastAsia="宋体" w:hAnsi="Times New Roman" w:cs="方正仿宋_GB2312" w:hint="eastAsia"/>
          </w:rPr>
          <w:t>养老信托</w:t>
        </w:r>
      </w:ins>
      <w:r>
        <w:rPr>
          <w:rFonts w:ascii="Times New Roman" w:eastAsia="宋体" w:hAnsi="Times New Roman" w:cs="方正仿宋_GB2312" w:hint="eastAsia"/>
        </w:rPr>
        <w:t>”的了解程度如何？（单选）</w:t>
      </w:r>
    </w:p>
    <w:p w14:paraId="1B6F1C9E"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 A. </w:t>
      </w:r>
      <w:r>
        <w:rPr>
          <w:rFonts w:ascii="Times New Roman" w:eastAsia="宋体" w:hAnsi="Times New Roman" w:cs="方正仿宋_GB2312" w:hint="eastAsia"/>
        </w:rPr>
        <w:t>完全不了解</w:t>
      </w:r>
    </w:p>
    <w:p w14:paraId="10A98B14"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 B. </w:t>
      </w:r>
      <w:r>
        <w:rPr>
          <w:rFonts w:ascii="Times New Roman" w:eastAsia="宋体" w:hAnsi="Times New Roman" w:cs="方正仿宋_GB2312" w:hint="eastAsia"/>
        </w:rPr>
        <w:t>只听说过名称</w:t>
      </w:r>
    </w:p>
    <w:p w14:paraId="53494226"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 C. </w:t>
      </w:r>
      <w:r>
        <w:rPr>
          <w:rFonts w:ascii="Times New Roman" w:eastAsia="宋体" w:hAnsi="Times New Roman" w:cs="方正仿宋_GB2312" w:hint="eastAsia"/>
        </w:rPr>
        <w:t>了解少量内容，但不清楚具体规则</w:t>
      </w:r>
    </w:p>
    <w:p w14:paraId="3C7B9B60"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 D. </w:t>
      </w:r>
      <w:r>
        <w:rPr>
          <w:rFonts w:ascii="Times New Roman" w:eastAsia="宋体" w:hAnsi="Times New Roman" w:cs="方正仿宋_GB2312" w:hint="eastAsia"/>
        </w:rPr>
        <w:t>比较了解主要功能和基本规则</w:t>
      </w:r>
    </w:p>
    <w:p w14:paraId="6D04771B"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 E. </w:t>
      </w:r>
      <w:r>
        <w:rPr>
          <w:rFonts w:ascii="Times New Roman" w:eastAsia="宋体" w:hAnsi="Times New Roman" w:cs="方正仿宋_GB2312" w:hint="eastAsia"/>
        </w:rPr>
        <w:t>非常熟悉</w:t>
      </w:r>
    </w:p>
    <w:p w14:paraId="5F5A40B7" w14:textId="77777777" w:rsidR="00824622" w:rsidRDefault="00C20BDB">
      <w:pPr>
        <w:pStyle w:val="3"/>
        <w:spacing w:before="288" w:after="192"/>
        <w:rPr>
          <w:rFonts w:ascii="Times New Roman" w:eastAsia="宋体" w:hAnsi="Times New Roman" w:cs="方正仿宋_GB2312"/>
        </w:rPr>
      </w:pPr>
      <w:bookmarkStart w:id="30" w:name="X5a9a4f9c1e78911531f3c7f271b203b34e9ccec"/>
      <w:bookmarkEnd w:id="26"/>
      <w:r>
        <w:rPr>
          <w:rFonts w:ascii="Times New Roman" w:eastAsia="宋体" w:hAnsi="Times New Roman" w:cs="方正仿宋_GB2312" w:hint="eastAsia"/>
        </w:rPr>
        <w:lastRenderedPageBreak/>
        <w:t>在尚未了解更多产品信息的情况下，如果有正规机构提供</w:t>
      </w:r>
      <w:del w:id="31" w:author="束宇" w:date="2026-09-29T14:56:00Z">
        <w:r>
          <w:rPr>
            <w:rFonts w:ascii="Times New Roman" w:eastAsia="宋体" w:hAnsi="Times New Roman" w:cs="方正仿宋_GB2312"/>
          </w:rPr>
          <w:delText>住房信托养老</w:delText>
        </w:r>
      </w:del>
      <w:ins w:id="32" w:author="束宇" w:date="2026-09-29T14:56:00Z">
        <w:r>
          <w:rPr>
            <w:rFonts w:ascii="Times New Roman" w:eastAsia="宋体" w:hAnsi="Times New Roman" w:cs="方正仿宋_GB2312" w:hint="eastAsia"/>
          </w:rPr>
          <w:t>房产养老信托</w:t>
        </w:r>
      </w:ins>
      <w:r>
        <w:rPr>
          <w:rFonts w:ascii="Times New Roman" w:eastAsia="宋体" w:hAnsi="Times New Roman" w:cs="方正仿宋_GB2312" w:hint="eastAsia"/>
        </w:rPr>
        <w:t>，您是否愿意进一步了解？（单选）</w:t>
      </w:r>
    </w:p>
    <w:p w14:paraId="24719AB4"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完全不愿意</w:t>
      </w:r>
    </w:p>
    <w:p w14:paraId="3548A649"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B. </w:t>
      </w:r>
      <w:r>
        <w:rPr>
          <w:rFonts w:ascii="Times New Roman" w:eastAsia="宋体" w:hAnsi="Times New Roman" w:cs="方正仿宋_GB2312" w:hint="eastAsia"/>
        </w:rPr>
        <w:t>比较不愿意</w:t>
      </w:r>
    </w:p>
    <w:p w14:paraId="3F200F84"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不确定</w:t>
      </w:r>
    </w:p>
    <w:p w14:paraId="4C00225B"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D. </w:t>
      </w:r>
      <w:r>
        <w:rPr>
          <w:rFonts w:ascii="Times New Roman" w:eastAsia="宋体" w:hAnsi="Times New Roman" w:cs="方正仿宋_GB2312" w:hint="eastAsia"/>
        </w:rPr>
        <w:t>比较愿意</w:t>
      </w:r>
    </w:p>
    <w:p w14:paraId="3C32CA03"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E. </w:t>
      </w:r>
      <w:r>
        <w:rPr>
          <w:rFonts w:ascii="Times New Roman" w:eastAsia="宋体" w:hAnsi="Times New Roman" w:cs="方正仿宋_GB2312" w:hint="eastAsia"/>
        </w:rPr>
        <w:t>非常愿意</w:t>
      </w:r>
    </w:p>
    <w:p w14:paraId="78DD7609" w14:textId="77777777" w:rsidR="00824622" w:rsidRDefault="00824622">
      <w:pPr>
        <w:spacing w:after="48"/>
        <w:rPr>
          <w:rFonts w:ascii="Times New Roman" w:eastAsia="宋体" w:hAnsi="Times New Roman" w:cs="方正仿宋_GB2312"/>
        </w:rPr>
      </w:pPr>
      <w:bookmarkStart w:id="33" w:name="根据您目前已有的了解您办理养老服务信托的意愿如何单选"/>
      <w:bookmarkEnd w:id="30"/>
    </w:p>
    <w:p w14:paraId="5EB1F044" w14:textId="77777777" w:rsidR="00824622" w:rsidRDefault="00C20BDB">
      <w:pPr>
        <w:pStyle w:val="2"/>
        <w:spacing w:before="288" w:after="192"/>
      </w:pPr>
      <w:bookmarkStart w:id="34" w:name="产品说明"/>
      <w:bookmarkEnd w:id="21"/>
      <w:bookmarkEnd w:id="33"/>
      <w:r>
        <w:rPr>
          <w:rFonts w:hint="eastAsia"/>
        </w:rPr>
        <w:t>产品说明</w:t>
      </w:r>
    </w:p>
    <w:p w14:paraId="6DE1C39C" w14:textId="77777777" w:rsidR="00824622" w:rsidRDefault="00C20BDB">
      <w:pPr>
        <w:pStyle w:val="a1"/>
        <w:rPr>
          <w:rFonts w:ascii="Times New Roman" w:hAnsi="Times New Roman"/>
          <w:b/>
          <w:bCs/>
        </w:rPr>
      </w:pPr>
      <w:r>
        <w:rPr>
          <w:rFonts w:ascii="Times New Roman" w:hAnsi="Times New Roman" w:hint="eastAsia"/>
          <w:b/>
          <w:bCs/>
        </w:rPr>
        <w:t>书面版：</w:t>
      </w:r>
    </w:p>
    <w:p w14:paraId="4FD15D56" w14:textId="77777777" w:rsidR="00824622" w:rsidRDefault="00C20BDB">
      <w:pPr>
        <w:pStyle w:val="a1"/>
        <w:rPr>
          <w:rFonts w:ascii="Times New Roman" w:hAnsi="Times New Roman"/>
        </w:rPr>
      </w:pPr>
      <w:r>
        <w:rPr>
          <w:rFonts w:ascii="Times New Roman" w:hAnsi="Times New Roman" w:hint="eastAsia"/>
        </w:rPr>
        <w:t>本问卷所称“</w:t>
      </w:r>
      <w:del w:id="35" w:author="束宇" w:date="2026-09-29T14:56:00Z">
        <w:r>
          <w:rPr>
            <w:rFonts w:ascii="Times New Roman" w:hAnsi="Times New Roman"/>
          </w:rPr>
          <w:delText>住房信托养老</w:delText>
        </w:r>
      </w:del>
      <w:ins w:id="36" w:author="束宇" w:date="2026-09-29T14:56:00Z">
        <w:r>
          <w:rPr>
            <w:rFonts w:ascii="Times New Roman" w:hAnsi="Times New Roman" w:hint="eastAsia"/>
          </w:rPr>
          <w:t>房产养老信托</w:t>
        </w:r>
      </w:ins>
      <w:r>
        <w:rPr>
          <w:rFonts w:ascii="Times New Roman" w:hAnsi="Times New Roman" w:hint="eastAsia"/>
        </w:rPr>
        <w:t>”，是指由个人与专业信托机构按照合同约定，将一定的资金或房产相关权益纳入信托安排，由受托机构按照事先约定进行管理，用于养老费用支付、房产管理、失能后的事务安排或身后财产分配等事项。信托方式管理</w:t>
      </w:r>
      <w:del w:id="37" w:author="束宇" w:date="2026-09-29T14:57:00Z">
        <w:r>
          <w:rPr>
            <w:rFonts w:ascii="Times New Roman" w:hAnsi="Times New Roman"/>
          </w:rPr>
          <w:delText>住房</w:delText>
        </w:r>
      </w:del>
      <w:ins w:id="38" w:author="束宇" w:date="2026-09-29T14:57:00Z">
        <w:r>
          <w:rPr>
            <w:rFonts w:ascii="Times New Roman" w:hAnsi="Times New Roman" w:hint="eastAsia"/>
          </w:rPr>
          <w:t>不动产</w:t>
        </w:r>
      </w:ins>
      <w:r>
        <w:rPr>
          <w:rFonts w:ascii="Times New Roman" w:hAnsi="Times New Roman" w:hint="eastAsia"/>
        </w:rPr>
        <w:t>等养老资产，能够实现个人财产管理意愿，避免转让、继承等的复杂流程和高昂成本。是否适合办理，需要结合个人养老需求、家庭情况和资产状况综合判断。</w:t>
      </w:r>
    </w:p>
    <w:p w14:paraId="31E8A463" w14:textId="77777777" w:rsidR="00824622" w:rsidRDefault="00C20BDB">
      <w:pPr>
        <w:spacing w:after="48"/>
        <w:rPr>
          <w:rFonts w:ascii="Times New Roman" w:eastAsia="宋体" w:hAnsi="Times New Roman" w:cs="方正仿宋_GB2312"/>
          <w:b/>
          <w:bCs/>
        </w:rPr>
      </w:pPr>
      <w:r>
        <w:rPr>
          <w:rFonts w:ascii="Times New Roman" w:eastAsia="宋体" w:hAnsi="Times New Roman" w:cs="方正仿宋_GB2312" w:hint="eastAsia"/>
          <w:b/>
          <w:bCs/>
        </w:rPr>
        <w:t>小情景举例：</w:t>
      </w:r>
    </w:p>
    <w:p w14:paraId="60DCEC87" w14:textId="77777777" w:rsidR="00824622" w:rsidRDefault="00C20BDB">
      <w:pPr>
        <w:spacing w:after="48"/>
        <w:rPr>
          <w:rFonts w:ascii="Times New Roman" w:eastAsia="宋体" w:hAnsi="Times New Roman" w:cs="方正仿宋_GB2312"/>
        </w:rPr>
      </w:pPr>
      <w:r>
        <w:rPr>
          <w:rFonts w:ascii="Times New Roman" w:eastAsia="宋体" w:hAnsi="Times New Roman" w:cs="方正仿宋_GB2312" w:hint="eastAsia"/>
        </w:rPr>
        <w:t>张阿姨今年</w:t>
      </w:r>
      <w:r>
        <w:rPr>
          <w:rFonts w:ascii="Times New Roman" w:eastAsia="宋体" w:hAnsi="Times New Roman" w:cs="方正仿宋_GB2312" w:hint="eastAsia"/>
        </w:rPr>
        <w:t xml:space="preserve"> 72 </w:t>
      </w:r>
      <w:r>
        <w:rPr>
          <w:rFonts w:ascii="Times New Roman" w:eastAsia="宋体" w:hAnsi="Times New Roman" w:cs="方正仿宋_GB2312" w:hint="eastAsia"/>
        </w:rPr>
        <w:t>岁，独居上海，名下有一套自有住房。子女担心母亲晚年的房产权益；张阿姨也担心，以后身体变差、记性不好，房子交给别人管理，不能遵从自己的想法安排。</w:t>
      </w:r>
    </w:p>
    <w:p w14:paraId="4DD05215" w14:textId="77777777" w:rsidR="00824622" w:rsidRDefault="00C20BDB">
      <w:pPr>
        <w:spacing w:after="48"/>
        <w:rPr>
          <w:rFonts w:ascii="Times New Roman" w:eastAsia="宋体" w:hAnsi="Times New Roman" w:cs="方正仿宋_GB2312"/>
        </w:rPr>
      </w:pPr>
      <w:r>
        <w:rPr>
          <w:rFonts w:ascii="Times New Roman" w:eastAsia="宋体" w:hAnsi="Times New Roman" w:cs="方正仿宋_GB2312" w:hint="eastAsia"/>
          <w:b/>
          <w:bCs/>
        </w:rPr>
        <w:t>如果张阿姨办理</w:t>
      </w:r>
      <w:ins w:id="39" w:author="束宇" w:date="2026-09-29T14:57:00Z">
        <w:r>
          <w:rPr>
            <w:rFonts w:ascii="Times New Roman" w:hAnsi="Times New Roman" w:hint="eastAsia"/>
          </w:rPr>
          <w:t>房产养老信托</w:t>
        </w:r>
      </w:ins>
      <w:del w:id="40" w:author="束宇" w:date="2026-09-29T14:57:00Z">
        <w:r>
          <w:rPr>
            <w:rFonts w:ascii="Times New Roman" w:eastAsia="宋体" w:hAnsi="Times New Roman" w:cs="方正仿宋_GB2312" w:hint="eastAsia"/>
            <w:b/>
            <w:bCs/>
          </w:rPr>
          <w:delText>住房信托养老</w:delText>
        </w:r>
      </w:del>
      <w:r>
        <w:rPr>
          <w:rFonts w:ascii="Times New Roman" w:eastAsia="宋体" w:hAnsi="Times New Roman" w:cs="方正仿宋_GB2312" w:hint="eastAsia"/>
          <w:b/>
          <w:bCs/>
        </w:rPr>
        <w:t>：</w:t>
      </w:r>
      <w:r>
        <w:rPr>
          <w:rFonts w:ascii="Times New Roman" w:eastAsia="宋体" w:hAnsi="Times New Roman" w:cs="方正仿宋_GB2312" w:hint="eastAsia"/>
        </w:rPr>
        <w:t>她可以提前写进合同：房子怎么管理、每月给自己多少生活费、护工养老院费用怎么支付，将来房子如何分给家人。哪怕以后认知能力变差，信托公司会按照当初约定执行，保护她的养老权益。</w:t>
      </w:r>
    </w:p>
    <w:p w14:paraId="5FD9157E" w14:textId="77777777" w:rsidR="00824622" w:rsidRDefault="00C20BDB">
      <w:pPr>
        <w:spacing w:after="48"/>
        <w:rPr>
          <w:rFonts w:ascii="Times New Roman" w:eastAsia="宋体" w:hAnsi="Times New Roman" w:cs="方正仿宋_GB2312"/>
        </w:rPr>
      </w:pPr>
      <w:r>
        <w:rPr>
          <w:rFonts w:ascii="Times New Roman" w:eastAsia="宋体" w:hAnsi="Times New Roman" w:cs="方正仿宋_GB2312" w:hint="eastAsia"/>
          <w:b/>
          <w:bCs/>
        </w:rPr>
        <w:t>通俗说明：</w:t>
      </w:r>
    </w:p>
    <w:p w14:paraId="656FC0E2" w14:textId="77777777" w:rsidR="00824622" w:rsidRDefault="00C20BDB">
      <w:pPr>
        <w:spacing w:after="48"/>
        <w:rPr>
          <w:rFonts w:ascii="Times New Roman" w:eastAsia="宋体" w:hAnsi="Times New Roman" w:cs="方正仿宋_GB2312"/>
        </w:rPr>
      </w:pPr>
      <w:del w:id="41" w:author="束宇" w:date="2026-09-29T15:20:00Z">
        <w:r>
          <w:rPr>
            <w:rFonts w:ascii="Times New Roman" w:eastAsia="宋体" w:hAnsi="Times New Roman" w:cs="方正仿宋_GB2312" w:hint="eastAsia"/>
          </w:rPr>
          <w:delText>住房信托养老</w:delText>
        </w:r>
      </w:del>
      <w:ins w:id="42" w:author="束宇" w:date="2026-09-29T15:20:00Z">
        <w:r>
          <w:rPr>
            <w:rFonts w:ascii="Times New Roman" w:eastAsia="宋体" w:hAnsi="Times New Roman" w:cs="方正仿宋_GB2312" w:hint="eastAsia"/>
          </w:rPr>
          <w:t>房产养老信托</w:t>
        </w:r>
      </w:ins>
      <w:r>
        <w:rPr>
          <w:rFonts w:ascii="Times New Roman" w:eastAsia="宋体" w:hAnsi="Times New Roman" w:cs="方正仿宋_GB2312" w:hint="eastAsia"/>
        </w:rPr>
        <w:t>，就是房主和正规信托公司签合同，把房子交给信托公司当“专属管家”来打理。和保险公司不一样：保险主要负责给您发放养老金；信托既可以管钱，还可以帮您管理房子本身。</w:t>
      </w:r>
    </w:p>
    <w:p w14:paraId="4F3F52DD" w14:textId="77777777" w:rsidR="00824622" w:rsidRDefault="00C20BDB">
      <w:pPr>
        <w:numPr>
          <w:ilvl w:val="0"/>
          <w:numId w:val="4"/>
        </w:numPr>
        <w:spacing w:after="48"/>
        <w:rPr>
          <w:rFonts w:ascii="Times New Roman" w:eastAsia="宋体" w:hAnsi="Times New Roman" w:cs="方正仿宋_GB2312"/>
        </w:rPr>
      </w:pPr>
      <w:r>
        <w:rPr>
          <w:rFonts w:ascii="Times New Roman" w:eastAsia="宋体" w:hAnsi="Times New Roman" w:cs="方正仿宋_GB2312" w:hint="eastAsia"/>
        </w:rPr>
        <w:t>财产更安全：信托里面的房产、养老钱专门用于养老，遇到债务、家庭矛盾时优先保障您的养老开支，不容易被挪用。</w:t>
      </w:r>
    </w:p>
    <w:p w14:paraId="1479B18A" w14:textId="77777777" w:rsidR="00824622" w:rsidRDefault="00C20BDB">
      <w:pPr>
        <w:numPr>
          <w:ilvl w:val="0"/>
          <w:numId w:val="4"/>
        </w:numPr>
        <w:spacing w:after="48"/>
        <w:rPr>
          <w:rFonts w:ascii="Times New Roman" w:eastAsia="宋体" w:hAnsi="Times New Roman" w:cs="方正仿宋_GB2312"/>
        </w:rPr>
      </w:pPr>
      <w:r>
        <w:rPr>
          <w:rFonts w:ascii="Times New Roman" w:eastAsia="宋体" w:hAnsi="Times New Roman" w:cs="方正仿宋_GB2312" w:hint="eastAsia"/>
        </w:rPr>
        <w:t>安排可按需定制：生活费、护理费、身后房</w:t>
      </w:r>
      <w:r>
        <w:rPr>
          <w:rFonts w:ascii="Times New Roman" w:eastAsia="宋体" w:hAnsi="Times New Roman" w:cs="方正仿宋_GB2312" w:hint="eastAsia"/>
        </w:rPr>
        <w:t>产分配，都可以提前写进合同；就</w:t>
      </w:r>
      <w:r>
        <w:rPr>
          <w:rFonts w:ascii="Times New Roman" w:eastAsia="宋体" w:hAnsi="Times New Roman" w:cs="方正仿宋_GB2312" w:hint="eastAsia"/>
        </w:rPr>
        <w:lastRenderedPageBreak/>
        <w:t>算之后记性变差，也按您当初定下的方案执行。</w:t>
      </w:r>
    </w:p>
    <w:p w14:paraId="09505CE3" w14:textId="77777777" w:rsidR="00824622" w:rsidRDefault="00C20BDB">
      <w:pPr>
        <w:numPr>
          <w:ilvl w:val="0"/>
          <w:numId w:val="4"/>
        </w:numPr>
        <w:spacing w:after="48"/>
        <w:rPr>
          <w:rFonts w:ascii="Times New Roman" w:eastAsia="宋体" w:hAnsi="Times New Roman" w:cs="方正仿宋_GB2312"/>
        </w:rPr>
      </w:pPr>
      <w:r>
        <w:rPr>
          <w:rFonts w:ascii="Times New Roman" w:eastAsia="宋体" w:hAnsi="Times New Roman" w:cs="方正仿宋_GB2312" w:hint="eastAsia"/>
        </w:rPr>
        <w:t>整合各类养老资源：信托可对接养老院、护理、法律公证等机构，相关养老费用可以直接付给服务方，省去个人奔波。</w:t>
      </w:r>
    </w:p>
    <w:p w14:paraId="2C7B29A6" w14:textId="77777777" w:rsidR="00824622" w:rsidRDefault="00C20BDB">
      <w:pPr>
        <w:numPr>
          <w:ilvl w:val="0"/>
          <w:numId w:val="4"/>
        </w:numPr>
        <w:spacing w:after="48"/>
        <w:rPr>
          <w:rFonts w:ascii="Times New Roman" w:eastAsia="宋体" w:hAnsi="Times New Roman" w:cs="方正仿宋_GB2312"/>
        </w:rPr>
      </w:pPr>
      <w:r>
        <w:rPr>
          <w:rFonts w:ascii="Times New Roman" w:eastAsia="宋体" w:hAnsi="Times New Roman" w:cs="方正仿宋_GB2312" w:hint="eastAsia"/>
        </w:rPr>
        <w:t>覆盖完整老年一生：从正常养老、失能照护，一直到身后财产处置，整套安排可以长期持续生效。</w:t>
      </w:r>
    </w:p>
    <w:p w14:paraId="60D74A66" w14:textId="77777777" w:rsidR="00824622" w:rsidRDefault="00C20BDB">
      <w:pPr>
        <w:spacing w:after="48"/>
        <w:rPr>
          <w:rFonts w:ascii="Times New Roman" w:eastAsia="宋体" w:hAnsi="Times New Roman" w:cs="方正仿宋_GB2312"/>
        </w:rPr>
      </w:pPr>
      <w:r>
        <w:rPr>
          <w:rFonts w:ascii="Times New Roman" w:eastAsia="宋体" w:hAnsi="Times New Roman" w:cs="方正仿宋_GB2312" w:hint="eastAsia"/>
        </w:rPr>
        <w:t>可以提前规划身后房产分配，减少家庭房产纠纷，约定受法律保护。</w:t>
      </w:r>
    </w:p>
    <w:p w14:paraId="2DF68077" w14:textId="77777777" w:rsidR="00824622" w:rsidRDefault="00C20BDB">
      <w:pPr>
        <w:spacing w:after="48"/>
        <w:rPr>
          <w:rFonts w:ascii="Times New Roman" w:eastAsia="宋体" w:hAnsi="Times New Roman" w:cs="方正仿宋_GB2312"/>
        </w:rPr>
      </w:pPr>
      <w:r>
        <w:rPr>
          <w:rFonts w:ascii="Times New Roman" w:eastAsia="宋体" w:hAnsi="Times New Roman" w:cs="方正仿宋_GB2312" w:hint="eastAsia"/>
        </w:rPr>
        <w:t>当然，这项安排不一定适合所有人，需要结合个人养老、家庭与资产情况综合判断。</w:t>
      </w:r>
    </w:p>
    <w:p w14:paraId="5EC1057D" w14:textId="77777777" w:rsidR="00824622" w:rsidRDefault="00C20BDB">
      <w:pPr>
        <w:pStyle w:val="a1"/>
        <w:rPr>
          <w:rFonts w:ascii="Times New Roman" w:hAnsi="Times New Roman"/>
        </w:rPr>
      </w:pPr>
      <w:r>
        <w:rPr>
          <w:noProof/>
        </w:rPr>
        <w:drawing>
          <wp:inline distT="0" distB="0" distL="114300" distR="114300">
            <wp:extent cx="5544185" cy="1546225"/>
            <wp:effectExtent l="0" t="0" r="889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rcRect r="4448"/>
                    <a:stretch>
                      <a:fillRect/>
                    </a:stretch>
                  </pic:blipFill>
                  <pic:spPr>
                    <a:xfrm>
                      <a:off x="0" y="0"/>
                      <a:ext cx="5544185" cy="1546225"/>
                    </a:xfrm>
                    <a:prstGeom prst="rect">
                      <a:avLst/>
                    </a:prstGeom>
                    <a:noFill/>
                    <a:ln>
                      <a:noFill/>
                    </a:ln>
                  </pic:spPr>
                </pic:pic>
              </a:graphicData>
            </a:graphic>
          </wp:inline>
        </w:drawing>
      </w:r>
    </w:p>
    <w:p w14:paraId="16F4AA03" w14:textId="77777777" w:rsidR="00824622" w:rsidRDefault="00C20BDB">
      <w:pPr>
        <w:pStyle w:val="1"/>
        <w:spacing w:after="192"/>
      </w:pPr>
      <w:bookmarkStart w:id="43" w:name="二场景引入"/>
      <w:bookmarkEnd w:id="34"/>
      <w:r>
        <w:rPr>
          <w:rFonts w:hint="eastAsia"/>
        </w:rPr>
        <w:t>场景引入后认知二次调查</w:t>
      </w:r>
      <w:bookmarkStart w:id="44" w:name="_GoBack"/>
      <w:bookmarkEnd w:id="44"/>
    </w:p>
    <w:p w14:paraId="6D4BF820" w14:textId="77777777" w:rsidR="00824622" w:rsidRDefault="00C20BDB">
      <w:pPr>
        <w:spacing w:after="48"/>
        <w:rPr>
          <w:ins w:id="45" w:author="admin" w:date="2026-10-10T14:38:00Z"/>
        </w:rPr>
      </w:pPr>
      <w:bookmarkStart w:id="46" w:name="Xfcf4c82f0491a5458c2c6b77add4a05e82695aa"/>
      <w:bookmarkStart w:id="47" w:name="场景三关于继承纠纷与特殊心愿"/>
      <w:r>
        <w:rPr>
          <w:rFonts w:hint="eastAsia"/>
        </w:rPr>
        <w:t>（后台逻辑：受访者随机进入以下</w:t>
      </w:r>
      <w:r>
        <w:rPr>
          <w:rFonts w:hint="eastAsia"/>
        </w:rPr>
        <w:t xml:space="preserve"> 4 </w:t>
      </w:r>
      <w:r>
        <w:rPr>
          <w:rFonts w:hint="eastAsia"/>
        </w:rPr>
        <w:t>个情景之一</w:t>
      </w:r>
      <w:r>
        <w:rPr>
          <w:rFonts w:ascii="Times New Roman" w:eastAsia="宋体" w:hAnsi="Times New Roman" w:cs="方正仿宋_GB2312" w:hint="eastAsia"/>
          <w:bCs/>
        </w:rPr>
        <w:t>，展示顺序随机</w:t>
      </w:r>
      <w:r>
        <w:rPr>
          <w:rFonts w:hint="eastAsia"/>
        </w:rPr>
        <w:t>）</w:t>
      </w:r>
    </w:p>
    <w:p w14:paraId="3F04F630" w14:textId="77777777" w:rsidR="00824622" w:rsidRDefault="00C20BDB">
      <w:pPr>
        <w:spacing w:after="48"/>
      </w:pPr>
      <w:ins w:id="48" w:author="admin" w:date="2026-10-10T14:38:00Z">
        <w:r>
          <w:rPr>
            <w:rFonts w:hint="eastAsia"/>
          </w:rPr>
          <w:t>以下情景材料为本次调查的示例说明，用于帮助您理解这类安排的基本规则，不代表任何具体机构的产品推介，实际条款以您本人签署的合同为准。</w:t>
        </w:r>
      </w:ins>
    </w:p>
    <w:p w14:paraId="0136BABB" w14:textId="77777777" w:rsidR="00824622" w:rsidRDefault="00C20BDB">
      <w:pPr>
        <w:spacing w:after="48"/>
        <w:rPr>
          <w:b/>
          <w:bCs/>
        </w:rPr>
      </w:pPr>
      <w:r>
        <w:rPr>
          <w:rFonts w:hint="eastAsia"/>
          <w:b/>
          <w:bCs/>
        </w:rPr>
        <w:t>【情境</w:t>
      </w:r>
      <w:r>
        <w:rPr>
          <w:rFonts w:hint="eastAsia"/>
          <w:b/>
          <w:bCs/>
        </w:rPr>
        <w:t>1</w:t>
      </w:r>
      <w:r>
        <w:rPr>
          <w:rFonts w:hint="eastAsia"/>
          <w:b/>
          <w:bCs/>
        </w:rPr>
        <w:t>：</w:t>
      </w:r>
      <w:ins w:id="49" w:author="admin" w:date="2026-10-10T14:40:00Z">
        <w:r>
          <w:rPr>
            <w:rFonts w:hint="eastAsia"/>
            <w:b/>
            <w:bCs/>
          </w:rPr>
          <w:t>基础出租</w:t>
        </w:r>
        <w:r>
          <w:rPr>
            <w:rFonts w:hint="eastAsia"/>
            <w:b/>
            <w:bCs/>
          </w:rPr>
          <w:t>+</w:t>
        </w:r>
        <w:r>
          <w:rPr>
            <w:rFonts w:hint="eastAsia"/>
            <w:b/>
            <w:bCs/>
          </w:rPr>
          <w:t>法定传承</w:t>
        </w:r>
      </w:ins>
      <w:del w:id="50" w:author="admin" w:date="2026-10-10T14:39:00Z">
        <w:r>
          <w:rPr>
            <w:rFonts w:hint="eastAsia"/>
            <w:b/>
            <w:bCs/>
          </w:rPr>
          <w:delText>基础退出＋基础监督</w:delText>
        </w:r>
      </w:del>
      <w:r>
        <w:rPr>
          <w:rFonts w:hint="eastAsia"/>
          <w:b/>
          <w:bCs/>
        </w:rPr>
        <w:t>】</w:t>
      </w:r>
    </w:p>
    <w:p w14:paraId="2E8C1A90" w14:textId="77777777" w:rsidR="00824622" w:rsidRDefault="00C20BDB">
      <w:pPr>
        <w:spacing w:after="48"/>
        <w:rPr>
          <w:ins w:id="51" w:author="admin" w:date="2026-10-10T14:41:00Z"/>
          <w:b/>
          <w:bCs/>
        </w:rPr>
      </w:pPr>
      <w:ins w:id="52" w:author="admin" w:date="2026-10-10T14:41:00Z">
        <w:r>
          <w:rPr>
            <w:rFonts w:hint="eastAsia"/>
            <w:b/>
            <w:bCs/>
          </w:rPr>
          <w:t>■</w:t>
        </w:r>
        <w:r>
          <w:rPr>
            <w:rFonts w:hint="eastAsia"/>
            <w:b/>
            <w:bCs/>
          </w:rPr>
          <w:t xml:space="preserve"> </w:t>
        </w:r>
        <w:r>
          <w:rPr>
            <w:rFonts w:hint="eastAsia"/>
            <w:b/>
            <w:bCs/>
          </w:rPr>
          <w:t>房产</w:t>
        </w:r>
      </w:ins>
      <w:ins w:id="53" w:author="admin" w:date="2026-10-10T14:46:00Z">
        <w:r>
          <w:rPr>
            <w:rFonts w:hint="eastAsia"/>
            <w:b/>
            <w:bCs/>
          </w:rPr>
          <w:t>管理</w:t>
        </w:r>
      </w:ins>
    </w:p>
    <w:p w14:paraId="684F8795" w14:textId="77777777" w:rsidR="00824622" w:rsidRDefault="00C20BDB">
      <w:pPr>
        <w:spacing w:after="48"/>
        <w:rPr>
          <w:ins w:id="54" w:author="admin" w:date="2026-10-10T17:03:00Z"/>
        </w:rPr>
      </w:pPr>
      <w:ins w:id="55" w:author="admin" w:date="2026-10-10T14:41:00Z">
        <w:r>
          <w:rPr>
            <w:rFonts w:hint="eastAsia"/>
          </w:rPr>
          <w:t>提供基础出租托管服务</w:t>
        </w:r>
      </w:ins>
      <w:ins w:id="56" w:author="admin" w:date="2026-10-10T14:42:00Z">
        <w:r>
          <w:rPr>
            <w:rFonts w:hint="eastAsia"/>
          </w:rPr>
          <w:t>，</w:t>
        </w:r>
      </w:ins>
      <w:ins w:id="57" w:author="admin" w:date="2026-10-10T14:47:00Z">
        <w:r>
          <w:rPr>
            <w:rFonts w:hint="eastAsia"/>
          </w:rPr>
          <w:t>包括</w:t>
        </w:r>
      </w:ins>
      <w:ins w:id="58" w:author="admin" w:date="2026-10-10T14:41:00Z">
        <w:r>
          <w:rPr>
            <w:rFonts w:hint="eastAsia"/>
          </w:rPr>
          <w:t>租客招租、合同签署、</w:t>
        </w:r>
      </w:ins>
      <w:ins w:id="59" w:author="admin" w:date="2026-10-10T14:43:00Z">
        <w:r>
          <w:rPr>
            <w:rFonts w:hint="eastAsia"/>
          </w:rPr>
          <w:t>期间运营对接</w:t>
        </w:r>
      </w:ins>
      <w:ins w:id="60" w:author="admin" w:date="2026-10-10T14:41:00Z">
        <w:r>
          <w:rPr>
            <w:rFonts w:hint="eastAsia"/>
          </w:rPr>
          <w:t>等全流程出租运维</w:t>
        </w:r>
      </w:ins>
      <w:ins w:id="61" w:author="admin" w:date="2026-10-10T14:42:00Z">
        <w:r>
          <w:rPr>
            <w:rFonts w:hint="eastAsia"/>
          </w:rPr>
          <w:t>服务</w:t>
        </w:r>
      </w:ins>
      <w:ins w:id="62" w:author="admin" w:date="2026-10-10T14:41:00Z">
        <w:r>
          <w:rPr>
            <w:rFonts w:hint="eastAsia"/>
          </w:rPr>
          <w:t>；不改变房屋用途、不进行大额改造、不主动处置房产。信托公司仅享有出租运营权限，无房产处置权；委托人可按合同约定申请提前终止信托、赎回房产产权，</w:t>
        </w:r>
      </w:ins>
      <w:ins w:id="63" w:author="admin" w:date="2026-10-10T15:11:00Z">
        <w:r>
          <w:rPr>
            <w:rFonts w:hint="eastAsia"/>
          </w:rPr>
          <w:t>可能涉及提前退出</w:t>
        </w:r>
      </w:ins>
      <w:ins w:id="64" w:author="admin" w:date="2026-10-10T14:41:00Z">
        <w:r>
          <w:rPr>
            <w:rFonts w:hint="eastAsia"/>
          </w:rPr>
          <w:t>违约金。</w:t>
        </w:r>
      </w:ins>
    </w:p>
    <w:p w14:paraId="4584BE39" w14:textId="77777777" w:rsidR="00824622" w:rsidRDefault="00C20BDB">
      <w:pPr>
        <w:spacing w:after="48"/>
        <w:rPr>
          <w:ins w:id="65" w:author="admin" w:date="2026-10-10T14:41:00Z"/>
        </w:rPr>
      </w:pPr>
      <w:ins w:id="66" w:author="admin" w:date="2026-10-10T15:12:00Z">
        <w:r>
          <w:rPr>
            <w:rFonts w:hint="eastAsia"/>
          </w:rPr>
          <w:t>费后</w:t>
        </w:r>
      </w:ins>
      <w:ins w:id="67" w:author="admin" w:date="2026-10-10T14:41:00Z">
        <w:r>
          <w:rPr>
            <w:rFonts w:hint="eastAsia"/>
          </w:rPr>
          <w:t>租金收入</w:t>
        </w:r>
      </w:ins>
      <w:ins w:id="68" w:author="admin" w:date="2026-10-10T17:04:00Z">
        <w:r>
          <w:rPr>
            <w:rFonts w:hint="eastAsia"/>
          </w:rPr>
          <w:t>作为信托财产</w:t>
        </w:r>
      </w:ins>
      <w:ins w:id="69" w:author="admin" w:date="2026-10-10T17:58:00Z">
        <w:r>
          <w:rPr>
            <w:rFonts w:hint="eastAsia"/>
          </w:rPr>
          <w:t>，</w:t>
        </w:r>
      </w:ins>
      <w:ins w:id="70" w:author="admin" w:date="2026-10-10T17:07:00Z">
        <w:r>
          <w:rPr>
            <w:rFonts w:hint="eastAsia"/>
          </w:rPr>
          <w:t>可</w:t>
        </w:r>
      </w:ins>
      <w:ins w:id="71" w:author="admin" w:date="2026-10-10T17:03:00Z">
        <w:r>
          <w:rPr>
            <w:rFonts w:hint="eastAsia"/>
          </w:rPr>
          <w:t>按照信托合同</w:t>
        </w:r>
      </w:ins>
      <w:ins w:id="72" w:author="admin" w:date="2026-10-10T17:08:00Z">
        <w:r>
          <w:rPr>
            <w:rFonts w:hint="eastAsia"/>
          </w:rPr>
          <w:t>进行投资运作，</w:t>
        </w:r>
      </w:ins>
      <w:ins w:id="73" w:author="admin" w:date="2026-10-10T18:00:00Z">
        <w:r>
          <w:rPr>
            <w:rFonts w:hint="eastAsia"/>
          </w:rPr>
          <w:t>并</w:t>
        </w:r>
      </w:ins>
      <w:ins w:id="74" w:author="admin" w:date="2026-10-10T17:08:00Z">
        <w:r>
          <w:rPr>
            <w:rFonts w:hint="eastAsia"/>
          </w:rPr>
          <w:t>按约定</w:t>
        </w:r>
      </w:ins>
      <w:ins w:id="75" w:author="admin" w:date="2026-10-10T17:10:00Z">
        <w:r>
          <w:rPr>
            <w:rFonts w:hint="eastAsia"/>
          </w:rPr>
          <w:t>进行</w:t>
        </w:r>
      </w:ins>
      <w:ins w:id="76" w:author="admin" w:date="2026-10-10T17:08:00Z">
        <w:r>
          <w:rPr>
            <w:rFonts w:hint="eastAsia"/>
          </w:rPr>
          <w:t>分配</w:t>
        </w:r>
      </w:ins>
      <w:ins w:id="77" w:author="admin" w:date="2026-10-10T14:41:00Z">
        <w:r>
          <w:rPr>
            <w:rFonts w:hint="eastAsia"/>
          </w:rPr>
          <w:t>。</w:t>
        </w:r>
      </w:ins>
    </w:p>
    <w:p w14:paraId="591CB1B1" w14:textId="77777777" w:rsidR="00824622" w:rsidRDefault="00C20BDB">
      <w:pPr>
        <w:spacing w:after="48"/>
        <w:rPr>
          <w:ins w:id="78" w:author="admin" w:date="2026-10-10T14:41:00Z"/>
          <w:b/>
          <w:bCs/>
        </w:rPr>
      </w:pPr>
      <w:ins w:id="79" w:author="admin" w:date="2026-10-10T14:41:00Z">
        <w:r>
          <w:rPr>
            <w:rFonts w:hint="eastAsia"/>
            <w:b/>
            <w:bCs/>
          </w:rPr>
          <w:t>■</w:t>
        </w:r>
        <w:r>
          <w:rPr>
            <w:rFonts w:hint="eastAsia"/>
            <w:b/>
            <w:bCs/>
          </w:rPr>
          <w:t xml:space="preserve"> </w:t>
        </w:r>
        <w:r>
          <w:rPr>
            <w:rFonts w:hint="eastAsia"/>
            <w:b/>
            <w:bCs/>
          </w:rPr>
          <w:t>传承</w:t>
        </w:r>
      </w:ins>
      <w:ins w:id="80" w:author="admin" w:date="2026-10-10T14:47:00Z">
        <w:r>
          <w:rPr>
            <w:rFonts w:hint="eastAsia"/>
            <w:b/>
            <w:bCs/>
          </w:rPr>
          <w:t>安排</w:t>
        </w:r>
      </w:ins>
    </w:p>
    <w:p w14:paraId="3581BA0F" w14:textId="77777777" w:rsidR="00824622" w:rsidRDefault="00C20BDB">
      <w:pPr>
        <w:spacing w:after="48"/>
        <w:rPr>
          <w:ins w:id="81" w:author="admin" w:date="2026-10-10T14:41:00Z"/>
        </w:rPr>
      </w:pPr>
      <w:ins w:id="82" w:author="admin" w:date="2026-10-10T14:41:00Z">
        <w:r>
          <w:rPr>
            <w:rFonts w:hint="eastAsia"/>
          </w:rPr>
          <w:t>身故后，信托清算后的房产剩余价值及账户结余，按法定继承顺序返还继承人；仅实现基础层面的信托财产独立隔离，不做定向传承设计与附加保障安排。</w:t>
        </w:r>
      </w:ins>
    </w:p>
    <w:p w14:paraId="07B1FA96" w14:textId="77777777" w:rsidR="00824622" w:rsidRDefault="00C20BDB">
      <w:pPr>
        <w:spacing w:after="48"/>
        <w:rPr>
          <w:del w:id="83" w:author="admin" w:date="2026-10-10T14:44:00Z"/>
        </w:rPr>
      </w:pPr>
      <w:del w:id="84" w:author="admin" w:date="2026-10-10T14:44:00Z">
        <w:r>
          <w:rPr>
            <w:rFonts w:hint="eastAsia"/>
          </w:rPr>
          <w:delText>如果以后想退出</w:delText>
        </w:r>
        <w:r>
          <w:rPr>
            <w:rFonts w:hint="eastAsia"/>
          </w:rPr>
          <w:delText>:</w:delText>
        </w:r>
        <w:r>
          <w:rPr>
            <w:rFonts w:hint="eastAsia"/>
          </w:rPr>
          <w:delText>需要按照合同约定办理终止手续。具体能否退出、办理时间和相关费用，按照签订合同时约定的规则执行。</w:delText>
        </w:r>
      </w:del>
    </w:p>
    <w:p w14:paraId="4D528CF8" w14:textId="77777777" w:rsidR="00824622" w:rsidRDefault="00C20BDB">
      <w:pPr>
        <w:spacing w:after="48"/>
        <w:rPr>
          <w:del w:id="85" w:author="admin" w:date="2026-10-10T14:44:00Z"/>
          <w:b/>
          <w:bCs/>
        </w:rPr>
      </w:pPr>
      <w:del w:id="86" w:author="admin" w:date="2026-10-10T14:44:00Z">
        <w:r>
          <w:rPr>
            <w:rFonts w:hint="eastAsia"/>
            <w:b/>
            <w:bCs/>
          </w:rPr>
          <w:delText>房子和钱如何管理</w:delText>
        </w:r>
        <w:r>
          <w:rPr>
            <w:rFonts w:hint="eastAsia"/>
            <w:b/>
            <w:bCs/>
          </w:rPr>
          <w:delText>:</w:delText>
        </w:r>
      </w:del>
    </w:p>
    <w:p w14:paraId="00881738" w14:textId="77777777" w:rsidR="00824622" w:rsidRDefault="00C20BDB">
      <w:pPr>
        <w:spacing w:after="48"/>
        <w:rPr>
          <w:del w:id="87" w:author="admin" w:date="2026-10-10T14:44:00Z"/>
        </w:rPr>
      </w:pPr>
      <w:del w:id="88" w:author="admin" w:date="2026-10-10T14:44:00Z">
        <w:r>
          <w:rPr>
            <w:rFonts w:hint="eastAsia"/>
          </w:rPr>
          <w:delText>信托机构按照合同管理您的房产和相关资金，依法接受国家有关部门监管，并按照约定向您提供房产和资金的管理信息。</w:delText>
        </w:r>
      </w:del>
    </w:p>
    <w:p w14:paraId="7D22E687" w14:textId="77777777" w:rsidR="00824622" w:rsidRDefault="00824622">
      <w:pPr>
        <w:spacing w:after="48"/>
        <w:rPr>
          <w:del w:id="89" w:author="admin" w:date="2026-10-10T14:44:00Z"/>
        </w:rPr>
      </w:pPr>
    </w:p>
    <w:p w14:paraId="26EA380B" w14:textId="77777777" w:rsidR="00824622" w:rsidRDefault="00C20BDB">
      <w:pPr>
        <w:spacing w:after="48"/>
        <w:rPr>
          <w:b/>
          <w:bCs/>
        </w:rPr>
      </w:pPr>
      <w:r>
        <w:rPr>
          <w:rFonts w:hint="eastAsia"/>
          <w:b/>
          <w:bCs/>
        </w:rPr>
        <w:t>【情境</w:t>
      </w:r>
      <w:r>
        <w:rPr>
          <w:rFonts w:hint="eastAsia"/>
          <w:b/>
          <w:bCs/>
        </w:rPr>
        <w:t>2</w:t>
      </w:r>
      <w:r>
        <w:rPr>
          <w:rFonts w:hint="eastAsia"/>
          <w:b/>
          <w:bCs/>
        </w:rPr>
        <w:t>：</w:t>
      </w:r>
      <w:ins w:id="90" w:author="admin" w:date="2026-10-10T14:45:00Z">
        <w:r>
          <w:rPr>
            <w:rFonts w:hint="eastAsia"/>
            <w:b/>
            <w:bCs/>
          </w:rPr>
          <w:t>增值运营</w:t>
        </w:r>
        <w:r>
          <w:rPr>
            <w:rFonts w:hint="eastAsia"/>
            <w:b/>
            <w:bCs/>
          </w:rPr>
          <w:t>+</w:t>
        </w:r>
        <w:r>
          <w:rPr>
            <w:rFonts w:hint="eastAsia"/>
            <w:b/>
            <w:bCs/>
          </w:rPr>
          <w:t>定向传承</w:t>
        </w:r>
      </w:ins>
      <w:del w:id="91" w:author="admin" w:date="2026-10-10T14:45:00Z">
        <w:r>
          <w:rPr>
            <w:rFonts w:hint="eastAsia"/>
            <w:b/>
            <w:bCs/>
          </w:rPr>
          <w:delText>灵活退出＋基础监督</w:delText>
        </w:r>
      </w:del>
      <w:r>
        <w:rPr>
          <w:rFonts w:hint="eastAsia"/>
          <w:b/>
          <w:bCs/>
        </w:rPr>
        <w:t>】</w:t>
      </w:r>
    </w:p>
    <w:p w14:paraId="4A57C185" w14:textId="77777777" w:rsidR="00824622" w:rsidRDefault="00C20BDB">
      <w:pPr>
        <w:spacing w:after="48"/>
        <w:rPr>
          <w:ins w:id="92" w:author="admin" w:date="2026-10-10T14:46:00Z"/>
          <w:b/>
          <w:bCs/>
        </w:rPr>
      </w:pPr>
      <w:ins w:id="93" w:author="admin" w:date="2026-10-10T14:46:00Z">
        <w:r>
          <w:rPr>
            <w:rFonts w:hint="eastAsia"/>
            <w:b/>
            <w:bCs/>
          </w:rPr>
          <w:t>■</w:t>
        </w:r>
        <w:r>
          <w:rPr>
            <w:rFonts w:hint="eastAsia"/>
            <w:b/>
            <w:bCs/>
          </w:rPr>
          <w:t xml:space="preserve"> </w:t>
        </w:r>
        <w:r>
          <w:rPr>
            <w:rFonts w:hint="eastAsia"/>
            <w:b/>
            <w:bCs/>
          </w:rPr>
          <w:t>房产</w:t>
        </w:r>
      </w:ins>
      <w:ins w:id="94" w:author="admin" w:date="2026-10-10T14:47:00Z">
        <w:r>
          <w:rPr>
            <w:rFonts w:hint="eastAsia"/>
            <w:b/>
            <w:bCs/>
          </w:rPr>
          <w:t>管理</w:t>
        </w:r>
      </w:ins>
    </w:p>
    <w:p w14:paraId="29B1FF2B" w14:textId="77777777" w:rsidR="00824622" w:rsidRDefault="00C20BDB">
      <w:pPr>
        <w:spacing w:after="48"/>
        <w:rPr>
          <w:ins w:id="95" w:author="admin" w:date="2026-10-10T17:07:00Z"/>
        </w:rPr>
      </w:pPr>
      <w:ins w:id="96" w:author="admin" w:date="2026-10-10T14:47:00Z">
        <w:r>
          <w:rPr>
            <w:rFonts w:hint="eastAsia"/>
          </w:rPr>
          <w:t>提供</w:t>
        </w:r>
      </w:ins>
      <w:ins w:id="97" w:author="admin" w:date="2026-10-10T14:48:00Z">
        <w:r>
          <w:rPr>
            <w:rFonts w:hint="eastAsia"/>
          </w:rPr>
          <w:t>增值化运营</w:t>
        </w:r>
        <w:r>
          <w:rPr>
            <w:rFonts w:hint="eastAsia"/>
          </w:rPr>
          <w:t>服务，包括</w:t>
        </w:r>
      </w:ins>
      <w:ins w:id="98" w:author="admin" w:date="2026-10-10T14:46:00Z">
        <w:r>
          <w:rPr>
            <w:rFonts w:hint="eastAsia"/>
          </w:rPr>
          <w:t>适老化装修、功能改造、品牌化长租包装</w:t>
        </w:r>
      </w:ins>
      <w:ins w:id="99" w:author="admin" w:date="2026-10-10T15:13:00Z">
        <w:r>
          <w:rPr>
            <w:rFonts w:hint="eastAsia"/>
          </w:rPr>
          <w:t>、出租管理</w:t>
        </w:r>
      </w:ins>
      <w:ins w:id="100" w:author="admin" w:date="2026-10-10T14:46:00Z">
        <w:r>
          <w:rPr>
            <w:rFonts w:hint="eastAsia"/>
          </w:rPr>
          <w:t>等，</w:t>
        </w:r>
        <w:r>
          <w:rPr>
            <w:rFonts w:hint="eastAsia"/>
          </w:rPr>
          <w:lastRenderedPageBreak/>
          <w:t>提升房产租金水平与出租率</w:t>
        </w:r>
      </w:ins>
      <w:ins w:id="101" w:author="admin" w:date="2026-10-10T14:49:00Z">
        <w:r>
          <w:rPr>
            <w:rFonts w:hint="eastAsia"/>
          </w:rPr>
          <w:t>。</w:t>
        </w:r>
        <w:r>
          <w:rPr>
            <w:rFonts w:hint="eastAsia"/>
          </w:rPr>
          <w:t>信托公司以持有出租为核心</w:t>
        </w:r>
        <w:r>
          <w:rPr>
            <w:rFonts w:hint="eastAsia"/>
          </w:rPr>
          <w:t>，</w:t>
        </w:r>
      </w:ins>
      <w:ins w:id="102" w:author="admin" w:date="2026-10-10T14:46:00Z">
        <w:r>
          <w:rPr>
            <w:rFonts w:hint="eastAsia"/>
          </w:rPr>
          <w:t>享有约定</w:t>
        </w:r>
      </w:ins>
      <w:ins w:id="103" w:author="admin" w:date="2026-10-10T15:13:00Z">
        <w:r>
          <w:rPr>
            <w:rFonts w:hint="eastAsia"/>
          </w:rPr>
          <w:t>范围</w:t>
        </w:r>
      </w:ins>
      <w:ins w:id="104" w:author="admin" w:date="2026-10-10T14:46:00Z">
        <w:r>
          <w:rPr>
            <w:rFonts w:hint="eastAsia"/>
          </w:rPr>
          <w:t>内的房产运营改造权，无主动处置房产权限；信托存续满约定最低运营年限后可申请赎回，</w:t>
        </w:r>
      </w:ins>
      <w:ins w:id="105" w:author="admin" w:date="2026-10-10T15:13:00Z">
        <w:r>
          <w:rPr>
            <w:rFonts w:hint="eastAsia"/>
          </w:rPr>
          <w:t>可能涉及</w:t>
        </w:r>
      </w:ins>
      <w:ins w:id="106" w:author="admin" w:date="2026-10-10T14:46:00Z">
        <w:r>
          <w:rPr>
            <w:rFonts w:hint="eastAsia"/>
          </w:rPr>
          <w:t>已投入改造费用的分摊成本及违约金。</w:t>
        </w:r>
      </w:ins>
      <w:ins w:id="107" w:author="admin" w:date="2026-10-10T17:08:00Z">
        <w:r>
          <w:rPr>
            <w:rFonts w:hint="eastAsia"/>
          </w:rPr>
          <w:t>房产增值部分在最终处置或赎回时按约定核算。</w:t>
        </w:r>
      </w:ins>
    </w:p>
    <w:p w14:paraId="425C83CC" w14:textId="77777777" w:rsidR="00824622" w:rsidRDefault="00C20BDB">
      <w:pPr>
        <w:spacing w:after="48"/>
        <w:rPr>
          <w:ins w:id="108" w:author="admin" w:date="2026-10-10T14:46:00Z"/>
        </w:rPr>
      </w:pPr>
      <w:ins w:id="109" w:author="admin" w:date="2026-10-10T17:10:00Z">
        <w:r>
          <w:rPr>
            <w:rFonts w:hint="eastAsia"/>
          </w:rPr>
          <w:t>归属于</w:t>
        </w:r>
        <w:r>
          <w:rPr>
            <w:rFonts w:hint="eastAsia"/>
          </w:rPr>
          <w:t>委托人</w:t>
        </w:r>
        <w:r>
          <w:rPr>
            <w:rFonts w:hint="eastAsia"/>
          </w:rPr>
          <w:t>的</w:t>
        </w:r>
      </w:ins>
      <w:ins w:id="110" w:author="admin" w:date="2026-10-10T14:46:00Z">
        <w:r>
          <w:rPr>
            <w:rFonts w:hint="eastAsia"/>
          </w:rPr>
          <w:t>运营净收益</w:t>
        </w:r>
      </w:ins>
      <w:ins w:id="111" w:author="admin" w:date="2026-10-10T17:10:00Z">
        <w:r>
          <w:rPr>
            <w:rFonts w:hint="eastAsia"/>
          </w:rPr>
          <w:t>可按照信托合同进行投资运作，</w:t>
        </w:r>
      </w:ins>
      <w:ins w:id="112" w:author="admin" w:date="2026-10-10T18:00:00Z">
        <w:r>
          <w:rPr>
            <w:rFonts w:hint="eastAsia"/>
          </w:rPr>
          <w:t>并</w:t>
        </w:r>
      </w:ins>
      <w:ins w:id="113" w:author="admin" w:date="2026-10-10T17:10:00Z">
        <w:r>
          <w:rPr>
            <w:rFonts w:hint="eastAsia"/>
          </w:rPr>
          <w:t>按约定进行分配</w:t>
        </w:r>
        <w:r>
          <w:rPr>
            <w:rFonts w:hint="eastAsia"/>
          </w:rPr>
          <w:t>。</w:t>
        </w:r>
      </w:ins>
    </w:p>
    <w:p w14:paraId="6EDDA6C6" w14:textId="77777777" w:rsidR="00824622" w:rsidRDefault="00C20BDB">
      <w:pPr>
        <w:spacing w:after="48"/>
        <w:rPr>
          <w:ins w:id="114" w:author="admin" w:date="2026-10-10T14:46:00Z"/>
          <w:b/>
          <w:bCs/>
        </w:rPr>
      </w:pPr>
      <w:ins w:id="115" w:author="admin" w:date="2026-10-10T14:46:00Z">
        <w:r>
          <w:rPr>
            <w:rFonts w:hint="eastAsia"/>
            <w:b/>
            <w:bCs/>
          </w:rPr>
          <w:t>■</w:t>
        </w:r>
        <w:r>
          <w:rPr>
            <w:rFonts w:hint="eastAsia"/>
            <w:b/>
            <w:bCs/>
          </w:rPr>
          <w:t xml:space="preserve"> </w:t>
        </w:r>
        <w:r>
          <w:rPr>
            <w:rFonts w:hint="eastAsia"/>
            <w:b/>
            <w:bCs/>
          </w:rPr>
          <w:t>传承安排</w:t>
        </w:r>
      </w:ins>
    </w:p>
    <w:p w14:paraId="0BDDA22A" w14:textId="77777777" w:rsidR="00824622" w:rsidRDefault="00C20BDB">
      <w:pPr>
        <w:spacing w:after="48"/>
        <w:rPr>
          <w:ins w:id="116" w:author="admin" w:date="2026-10-10T14:46:00Z"/>
        </w:rPr>
      </w:pPr>
      <w:ins w:id="117" w:author="admin" w:date="2026-10-10T14:46:00Z">
        <w:r>
          <w:rPr>
            <w:rFonts w:hint="eastAsia"/>
          </w:rPr>
          <w:t>身故后，信托财产</w:t>
        </w:r>
      </w:ins>
      <w:ins w:id="118" w:author="admin" w:date="2026-10-10T17:10:00Z">
        <w:r>
          <w:rPr>
            <w:rFonts w:hint="eastAsia"/>
          </w:rPr>
          <w:t>（</w:t>
        </w:r>
      </w:ins>
      <w:ins w:id="119" w:author="admin" w:date="2026-10-10T17:11:00Z">
        <w:r>
          <w:rPr>
            <w:rFonts w:hint="eastAsia"/>
          </w:rPr>
          <w:t>房产剩余价值及账户结余</w:t>
        </w:r>
        <w:r>
          <w:rPr>
            <w:rFonts w:hint="eastAsia"/>
          </w:rPr>
          <w:t>等</w:t>
        </w:r>
      </w:ins>
      <w:ins w:id="120" w:author="admin" w:date="2026-10-10T17:10:00Z">
        <w:r>
          <w:rPr>
            <w:rFonts w:hint="eastAsia"/>
          </w:rPr>
          <w:t>）</w:t>
        </w:r>
      </w:ins>
      <w:ins w:id="121" w:author="admin" w:date="2026-10-10T14:46:00Z">
        <w:r>
          <w:rPr>
            <w:rFonts w:hint="eastAsia"/>
          </w:rPr>
          <w:t>按委托人提前约定的受益人、分配比例、分配条件定向传承；可设置附条件分配规则（如子女婚嫁、学业、赡养义务履行等），从制度上规避继承纠纷，实现精准传承。信托财产全程独立隔离，不受委托人及家庭成员的债务、婚姻析产纠纷牵连。</w:t>
        </w:r>
      </w:ins>
    </w:p>
    <w:p w14:paraId="05675F25" w14:textId="77777777" w:rsidR="00824622" w:rsidRDefault="00C20BDB">
      <w:pPr>
        <w:spacing w:after="48"/>
        <w:rPr>
          <w:del w:id="122" w:author="admin" w:date="2026-10-10T14:51:00Z"/>
          <w:b/>
          <w:bCs/>
        </w:rPr>
      </w:pPr>
      <w:del w:id="123" w:author="admin" w:date="2026-10-10T14:51:00Z">
        <w:r>
          <w:rPr>
            <w:rFonts w:hint="eastAsia"/>
            <w:b/>
            <w:bCs/>
          </w:rPr>
          <w:delText>如果以后想退出</w:delText>
        </w:r>
        <w:r>
          <w:rPr>
            <w:rFonts w:hint="eastAsia"/>
            <w:b/>
            <w:bCs/>
          </w:rPr>
          <w:delText>:</w:delText>
        </w:r>
      </w:del>
    </w:p>
    <w:p w14:paraId="32F112FB" w14:textId="77777777" w:rsidR="00824622" w:rsidRDefault="00C20BDB">
      <w:pPr>
        <w:spacing w:after="48"/>
        <w:rPr>
          <w:del w:id="124" w:author="admin" w:date="2026-10-10T14:51:00Z"/>
        </w:rPr>
      </w:pPr>
      <w:del w:id="125" w:author="admin" w:date="2026-10-10T14:51:00Z">
        <w:r>
          <w:rPr>
            <w:rFonts w:hint="eastAsia"/>
          </w:rPr>
          <w:delText>如果以后家庭、医疗或养老情况发生变化，您可以按照合同约定申请提前退出、调整原来的养老安排，或者提前使用部分房产对应的资金。具体条件、办理时间和相关费用会在签订合同时提前写清楚。</w:delText>
        </w:r>
      </w:del>
    </w:p>
    <w:p w14:paraId="58463EAC" w14:textId="77777777" w:rsidR="00824622" w:rsidRDefault="00C20BDB">
      <w:pPr>
        <w:spacing w:after="48"/>
        <w:rPr>
          <w:del w:id="126" w:author="admin" w:date="2026-10-10T14:51:00Z"/>
          <w:b/>
          <w:bCs/>
        </w:rPr>
      </w:pPr>
      <w:del w:id="127" w:author="admin" w:date="2026-10-10T14:51:00Z">
        <w:r>
          <w:rPr>
            <w:rFonts w:hint="eastAsia"/>
            <w:b/>
            <w:bCs/>
          </w:rPr>
          <w:delText>房子和钱如何管理：</w:delText>
        </w:r>
      </w:del>
    </w:p>
    <w:p w14:paraId="3F7E88D7" w14:textId="77777777" w:rsidR="00824622" w:rsidRDefault="00C20BDB">
      <w:pPr>
        <w:spacing w:after="48"/>
        <w:rPr>
          <w:del w:id="128" w:author="admin" w:date="2026-10-10T14:51:00Z"/>
        </w:rPr>
      </w:pPr>
      <w:del w:id="129" w:author="admin" w:date="2026-10-10T14:51:00Z">
        <w:r>
          <w:rPr>
            <w:rFonts w:hint="eastAsia"/>
          </w:rPr>
          <w:delText>信托机构按照合同管理您的房产和相关资金，依法接受国家有关部门监管，并按照约定向您提供房产和资金的管理信息。</w:delText>
        </w:r>
      </w:del>
    </w:p>
    <w:p w14:paraId="1DFC1D24" w14:textId="77777777" w:rsidR="00824622" w:rsidRDefault="00824622">
      <w:pPr>
        <w:spacing w:after="48"/>
        <w:rPr>
          <w:del w:id="130" w:author="admin" w:date="2026-10-10T14:51:00Z"/>
        </w:rPr>
      </w:pPr>
    </w:p>
    <w:p w14:paraId="002BC03A" w14:textId="77777777" w:rsidR="00824622" w:rsidRDefault="00C20BDB">
      <w:pPr>
        <w:spacing w:after="48"/>
      </w:pPr>
      <w:r>
        <w:rPr>
          <w:rFonts w:hint="eastAsia"/>
          <w:b/>
          <w:bCs/>
        </w:rPr>
        <w:t>【情境</w:t>
      </w:r>
      <w:r>
        <w:rPr>
          <w:rFonts w:hint="eastAsia"/>
          <w:b/>
          <w:bCs/>
        </w:rPr>
        <w:t>3</w:t>
      </w:r>
      <w:r>
        <w:rPr>
          <w:rFonts w:hint="eastAsia"/>
          <w:b/>
          <w:bCs/>
        </w:rPr>
        <w:t>：</w:t>
      </w:r>
      <w:ins w:id="131" w:author="admin" w:date="2026-10-10T14:51:00Z">
        <w:r>
          <w:rPr>
            <w:rFonts w:hint="eastAsia"/>
            <w:b/>
            <w:bCs/>
          </w:rPr>
          <w:t>约定处置</w:t>
        </w:r>
      </w:ins>
      <w:ins w:id="132" w:author="admin" w:date="2026-10-10T14:52:00Z">
        <w:r>
          <w:rPr>
            <w:rFonts w:hint="eastAsia"/>
            <w:b/>
            <w:bCs/>
          </w:rPr>
          <w:t>+</w:t>
        </w:r>
      </w:ins>
      <w:ins w:id="133" w:author="admin" w:date="2026-10-10T15:03:00Z">
        <w:r>
          <w:rPr>
            <w:rFonts w:hint="eastAsia"/>
            <w:b/>
            <w:bCs/>
          </w:rPr>
          <w:t>定向传承</w:t>
        </w:r>
      </w:ins>
      <w:del w:id="134" w:author="admin" w:date="2026-10-10T14:51:00Z">
        <w:r>
          <w:rPr>
            <w:rFonts w:hint="eastAsia"/>
            <w:b/>
            <w:bCs/>
          </w:rPr>
          <w:delText>基础退出＋保障增强</w:delText>
        </w:r>
      </w:del>
      <w:r>
        <w:rPr>
          <w:rFonts w:hint="eastAsia"/>
          <w:b/>
          <w:bCs/>
        </w:rPr>
        <w:t>】</w:t>
      </w:r>
    </w:p>
    <w:p w14:paraId="3DD4AA6C" w14:textId="77777777" w:rsidR="00824622" w:rsidRDefault="00C20BDB">
      <w:pPr>
        <w:spacing w:after="48"/>
        <w:rPr>
          <w:del w:id="135" w:author="admin" w:date="2026-10-10T14:52:00Z"/>
          <w:b/>
          <w:bCs/>
        </w:rPr>
      </w:pPr>
      <w:del w:id="136" w:author="admin" w:date="2026-10-10T14:52:00Z">
        <w:r>
          <w:rPr>
            <w:rFonts w:hint="eastAsia"/>
            <w:b/>
            <w:bCs/>
          </w:rPr>
          <w:delText>如果以后想退出：</w:delText>
        </w:r>
      </w:del>
    </w:p>
    <w:p w14:paraId="0829C9F0" w14:textId="77777777" w:rsidR="00824622" w:rsidRDefault="00C20BDB">
      <w:pPr>
        <w:spacing w:after="48"/>
        <w:rPr>
          <w:del w:id="137" w:author="admin" w:date="2026-10-10T14:52:00Z"/>
          <w:b/>
          <w:bCs/>
        </w:rPr>
      </w:pPr>
      <w:del w:id="138" w:author="admin" w:date="2026-10-10T14:52:00Z">
        <w:r>
          <w:rPr>
            <w:rFonts w:hint="eastAsia"/>
            <w:b/>
            <w:bCs/>
          </w:rPr>
          <w:delText>需要按照合同约定办理终止手续。具体能否退出、办理时间和相关费用，按照签订合同时约定的规则执行。</w:delText>
        </w:r>
      </w:del>
    </w:p>
    <w:p w14:paraId="3A92E2CE" w14:textId="77777777" w:rsidR="00824622" w:rsidRDefault="00C20BDB">
      <w:pPr>
        <w:spacing w:after="48"/>
        <w:rPr>
          <w:del w:id="139" w:author="admin" w:date="2026-10-10T14:52:00Z"/>
          <w:b/>
          <w:bCs/>
        </w:rPr>
      </w:pPr>
      <w:del w:id="140" w:author="admin" w:date="2026-10-10T14:52:00Z">
        <w:r>
          <w:rPr>
            <w:rFonts w:hint="eastAsia"/>
            <w:b/>
            <w:bCs/>
          </w:rPr>
          <w:delText>房子和钱如何管理：</w:delText>
        </w:r>
      </w:del>
    </w:p>
    <w:p w14:paraId="16B3D4B5" w14:textId="77777777" w:rsidR="00824622" w:rsidRDefault="00C20BDB">
      <w:pPr>
        <w:spacing w:after="48"/>
        <w:rPr>
          <w:ins w:id="141" w:author="admin" w:date="2026-10-10T14:51:00Z"/>
          <w:b/>
          <w:bCs/>
        </w:rPr>
      </w:pPr>
      <w:del w:id="142" w:author="admin" w:date="2026-10-10T14:52:00Z">
        <w:r>
          <w:rPr>
            <w:rFonts w:hint="eastAsia"/>
            <w:b/>
            <w:bCs/>
          </w:rPr>
          <w:delText>信托机构按照合同管理您的房产和相关资金，并依法接受国家有关部门监管。同时定期向您说明房子、租金和养老资金的使用情况；涉及房产处置等重要事情时，按照约定提前告知；由独立第三方对重要的房产和资金管理情况进行监督，如果发生问</w:delText>
        </w:r>
        <w:r>
          <w:rPr>
            <w:rFonts w:hint="eastAsia"/>
            <w:b/>
            <w:bCs/>
          </w:rPr>
          <w:delText>题，有明确的查询、投诉和争议处理渠道。</w:delText>
        </w:r>
      </w:del>
      <w:ins w:id="143" w:author="admin" w:date="2026-10-10T14:51:00Z">
        <w:r>
          <w:rPr>
            <w:rFonts w:hint="eastAsia"/>
            <w:b/>
            <w:bCs/>
          </w:rPr>
          <w:t>■</w:t>
        </w:r>
        <w:r>
          <w:rPr>
            <w:rFonts w:hint="eastAsia"/>
            <w:b/>
            <w:bCs/>
          </w:rPr>
          <w:t xml:space="preserve"> </w:t>
        </w:r>
        <w:r>
          <w:rPr>
            <w:rFonts w:hint="eastAsia"/>
            <w:b/>
            <w:bCs/>
          </w:rPr>
          <w:t>房产</w:t>
        </w:r>
      </w:ins>
      <w:ins w:id="144" w:author="admin" w:date="2026-10-10T14:52:00Z">
        <w:r>
          <w:rPr>
            <w:rFonts w:hint="eastAsia"/>
            <w:b/>
            <w:bCs/>
          </w:rPr>
          <w:t>管理</w:t>
        </w:r>
      </w:ins>
    </w:p>
    <w:p w14:paraId="43130650" w14:textId="77777777" w:rsidR="00824622" w:rsidRDefault="00C20BDB">
      <w:pPr>
        <w:spacing w:after="48"/>
        <w:rPr>
          <w:ins w:id="145" w:author="admin" w:date="2026-10-10T18:00:00Z"/>
        </w:rPr>
      </w:pPr>
      <w:ins w:id="146" w:author="admin" w:date="2026-10-10T14:51:00Z">
        <w:r>
          <w:rPr>
            <w:rFonts w:hint="eastAsia"/>
          </w:rPr>
          <w:t>房产置入后，前期以出租运营获取稳定现金流；信托公司享有约定条件下</w:t>
        </w:r>
      </w:ins>
      <w:ins w:id="147" w:author="admin" w:date="2026-10-10T15:04:00Z">
        <w:r>
          <w:rPr>
            <w:rFonts w:hint="eastAsia"/>
          </w:rPr>
          <w:t>（如委托人身故）</w:t>
        </w:r>
      </w:ins>
      <w:ins w:id="148" w:author="admin" w:date="2026-10-10T14:51:00Z">
        <w:r>
          <w:rPr>
            <w:rFonts w:hint="eastAsia"/>
          </w:rPr>
          <w:t>的房产处置权；房产正式启动处置程序前，委托人可申请赎回终止，进入处置流程后原则上不可终止。</w:t>
        </w:r>
      </w:ins>
    </w:p>
    <w:p w14:paraId="2F91A2F6" w14:textId="77777777" w:rsidR="00824622" w:rsidRDefault="00C20BDB">
      <w:pPr>
        <w:spacing w:after="48"/>
        <w:rPr>
          <w:ins w:id="149" w:author="admin" w:date="2026-10-10T14:51:00Z"/>
        </w:rPr>
      </w:pPr>
      <w:ins w:id="150" w:author="admin" w:date="2026-10-10T17:59:00Z">
        <w:r>
          <w:rPr>
            <w:rFonts w:hint="eastAsia"/>
          </w:rPr>
          <w:t>前期租金收入</w:t>
        </w:r>
      </w:ins>
      <w:ins w:id="151" w:author="admin" w:date="2026-10-10T15:06:00Z">
        <w:r>
          <w:rPr>
            <w:rFonts w:hint="eastAsia"/>
          </w:rPr>
          <w:t>作为信托财产</w:t>
        </w:r>
      </w:ins>
      <w:ins w:id="152" w:author="admin" w:date="2026-10-10T18:00:00Z">
        <w:r>
          <w:rPr>
            <w:rFonts w:hint="eastAsia"/>
          </w:rPr>
          <w:t>，</w:t>
        </w:r>
        <w:r>
          <w:rPr>
            <w:rFonts w:hint="eastAsia"/>
          </w:rPr>
          <w:t>可按照信托合同进行投资运作，</w:t>
        </w:r>
        <w:r>
          <w:rPr>
            <w:rFonts w:hint="eastAsia"/>
          </w:rPr>
          <w:t>并</w:t>
        </w:r>
        <w:r>
          <w:rPr>
            <w:rFonts w:hint="eastAsia"/>
          </w:rPr>
          <w:t>按约定进行分配。</w:t>
        </w:r>
      </w:ins>
    </w:p>
    <w:p w14:paraId="7A2AF5B3" w14:textId="77777777" w:rsidR="00824622" w:rsidRDefault="00C20BDB">
      <w:pPr>
        <w:spacing w:after="48"/>
        <w:rPr>
          <w:ins w:id="153" w:author="admin" w:date="2026-10-10T14:51:00Z"/>
          <w:b/>
          <w:bCs/>
        </w:rPr>
      </w:pPr>
      <w:ins w:id="154" w:author="admin" w:date="2026-10-10T14:51:00Z">
        <w:r>
          <w:rPr>
            <w:rFonts w:hint="eastAsia"/>
            <w:b/>
            <w:bCs/>
          </w:rPr>
          <w:t>■</w:t>
        </w:r>
        <w:r>
          <w:rPr>
            <w:rFonts w:hint="eastAsia"/>
            <w:b/>
            <w:bCs/>
          </w:rPr>
          <w:t xml:space="preserve"> </w:t>
        </w:r>
        <w:r>
          <w:rPr>
            <w:rFonts w:hint="eastAsia"/>
            <w:b/>
            <w:bCs/>
          </w:rPr>
          <w:t>传承安排</w:t>
        </w:r>
      </w:ins>
    </w:p>
    <w:p w14:paraId="2FEEBD7C" w14:textId="77777777" w:rsidR="00824622" w:rsidRDefault="00C20BDB">
      <w:pPr>
        <w:spacing w:after="48"/>
      </w:pPr>
      <w:ins w:id="155" w:author="admin" w:date="2026-10-10T14:51:00Z">
        <w:r>
          <w:rPr>
            <w:rFonts w:hint="eastAsia"/>
          </w:rPr>
          <w:t>身故后，</w:t>
        </w:r>
      </w:ins>
      <w:ins w:id="156" w:author="admin" w:date="2026-10-10T15:05:00Z">
        <w:r>
          <w:rPr>
            <w:rFonts w:hint="eastAsia"/>
          </w:rPr>
          <w:t>完成房产处置，扣除相关税费与服务费的剩余资金</w:t>
        </w:r>
      </w:ins>
      <w:ins w:id="157" w:author="admin" w:date="2026-10-10T18:01:00Z">
        <w:r>
          <w:rPr>
            <w:rFonts w:hint="eastAsia"/>
          </w:rPr>
          <w:t>以及前期账户结余作为信托财产进行</w:t>
        </w:r>
      </w:ins>
      <w:ins w:id="158" w:author="admin" w:date="2026-10-10T18:02:00Z">
        <w:r>
          <w:rPr>
            <w:rFonts w:hint="eastAsia"/>
          </w:rPr>
          <w:t>持续</w:t>
        </w:r>
      </w:ins>
      <w:ins w:id="159" w:author="admin" w:date="2026-10-10T18:01:00Z">
        <w:r>
          <w:rPr>
            <w:rFonts w:hint="eastAsia"/>
          </w:rPr>
          <w:t>运作，</w:t>
        </w:r>
      </w:ins>
      <w:ins w:id="160" w:author="admin" w:date="2026-10-10T18:02:00Z">
        <w:r>
          <w:rPr>
            <w:rFonts w:hint="eastAsia"/>
          </w:rPr>
          <w:t>并</w:t>
        </w:r>
      </w:ins>
      <w:ins w:id="161" w:author="admin" w:date="2026-10-10T14:51:00Z">
        <w:r>
          <w:rPr>
            <w:rFonts w:hint="eastAsia"/>
          </w:rPr>
          <w:t>按约定定向分配给指定受益人</w:t>
        </w:r>
      </w:ins>
      <w:ins w:id="162" w:author="admin" w:date="2026-10-10T15:15:00Z">
        <w:r>
          <w:rPr>
            <w:rFonts w:hint="eastAsia"/>
          </w:rPr>
          <w:t>，可提前设定</w:t>
        </w:r>
      </w:ins>
      <w:ins w:id="163" w:author="admin" w:date="2026-10-10T15:06:00Z">
        <w:r>
          <w:rPr>
            <w:rFonts w:hint="eastAsia"/>
          </w:rPr>
          <w:t>受益人、分配比例、分配条件</w:t>
        </w:r>
      </w:ins>
      <w:ins w:id="164" w:author="admin" w:date="2026-10-10T15:15:00Z">
        <w:r>
          <w:rPr>
            <w:rFonts w:hint="eastAsia"/>
          </w:rPr>
          <w:t>（如子女婚嫁、学业、赡养义务履行等）</w:t>
        </w:r>
      </w:ins>
      <w:ins w:id="165" w:author="admin" w:date="2026-10-10T15:06:00Z">
        <w:r>
          <w:rPr>
            <w:rFonts w:hint="eastAsia"/>
          </w:rPr>
          <w:t>定向传承，实现精准传承。</w:t>
        </w:r>
      </w:ins>
      <w:ins w:id="166" w:author="admin" w:date="2026-10-10T14:51:00Z">
        <w:r>
          <w:rPr>
            <w:rFonts w:hint="eastAsia"/>
          </w:rPr>
          <w:t>房产处置与传承均按合同约定执行，无需家属额外介入。</w:t>
        </w:r>
      </w:ins>
      <w:ins w:id="167" w:author="admin" w:date="2026-10-10T15:07:00Z">
        <w:r>
          <w:rPr>
            <w:rFonts w:hint="eastAsia"/>
          </w:rPr>
          <w:t>信托财产全程独立隔离，不受委托人及家庭成员的债务、婚姻析产纠纷牵连。</w:t>
        </w:r>
      </w:ins>
    </w:p>
    <w:p w14:paraId="0CD2229E" w14:textId="77777777" w:rsidR="00824622" w:rsidRDefault="00C20BDB">
      <w:pPr>
        <w:spacing w:after="48"/>
        <w:rPr>
          <w:b/>
          <w:bCs/>
        </w:rPr>
      </w:pPr>
      <w:r>
        <w:rPr>
          <w:rFonts w:hint="eastAsia"/>
          <w:b/>
          <w:bCs/>
        </w:rPr>
        <w:t>【情境</w:t>
      </w:r>
      <w:r>
        <w:rPr>
          <w:b/>
          <w:bCs/>
        </w:rPr>
        <w:t>4</w:t>
      </w:r>
      <w:r>
        <w:rPr>
          <w:rFonts w:hint="eastAsia"/>
          <w:b/>
          <w:bCs/>
        </w:rPr>
        <w:t>：</w:t>
      </w:r>
      <w:ins w:id="168" w:author="admin" w:date="2026-10-10T15:08:00Z">
        <w:r>
          <w:rPr>
            <w:rFonts w:hint="eastAsia"/>
            <w:b/>
            <w:bCs/>
          </w:rPr>
          <w:t>全权运作</w:t>
        </w:r>
        <w:r>
          <w:rPr>
            <w:rFonts w:hint="eastAsia"/>
            <w:b/>
            <w:bCs/>
          </w:rPr>
          <w:t>+</w:t>
        </w:r>
        <w:r>
          <w:rPr>
            <w:rFonts w:hint="eastAsia"/>
            <w:b/>
            <w:bCs/>
          </w:rPr>
          <w:t>闭环保障</w:t>
        </w:r>
      </w:ins>
      <w:del w:id="169" w:author="admin" w:date="2026-10-10T15:08:00Z">
        <w:r>
          <w:rPr>
            <w:rFonts w:hint="eastAsia"/>
            <w:b/>
            <w:bCs/>
          </w:rPr>
          <w:delText>灵活退出＋保障增强</w:delText>
        </w:r>
      </w:del>
      <w:r>
        <w:rPr>
          <w:rFonts w:hint="eastAsia"/>
          <w:b/>
          <w:bCs/>
        </w:rPr>
        <w:t>】</w:t>
      </w:r>
    </w:p>
    <w:p w14:paraId="2ECB0C51" w14:textId="77777777" w:rsidR="00824622" w:rsidRDefault="00C20BDB">
      <w:pPr>
        <w:spacing w:after="48"/>
        <w:rPr>
          <w:ins w:id="170" w:author="admin" w:date="2026-10-10T15:09:00Z"/>
          <w:b/>
          <w:bCs/>
        </w:rPr>
      </w:pPr>
      <w:ins w:id="171" w:author="admin" w:date="2026-10-10T15:08:00Z">
        <w:r>
          <w:rPr>
            <w:rFonts w:hint="eastAsia"/>
            <w:b/>
            <w:bCs/>
          </w:rPr>
          <w:t>■</w:t>
        </w:r>
        <w:r>
          <w:rPr>
            <w:rFonts w:hint="eastAsia"/>
            <w:b/>
            <w:bCs/>
          </w:rPr>
          <w:t xml:space="preserve"> </w:t>
        </w:r>
        <w:r>
          <w:rPr>
            <w:rFonts w:hint="eastAsia"/>
            <w:b/>
            <w:bCs/>
          </w:rPr>
          <w:t>房产</w:t>
        </w:r>
      </w:ins>
      <w:ins w:id="172" w:author="admin" w:date="2026-10-10T15:09:00Z">
        <w:r>
          <w:rPr>
            <w:rFonts w:hint="eastAsia"/>
            <w:b/>
            <w:bCs/>
          </w:rPr>
          <w:t>管理</w:t>
        </w:r>
      </w:ins>
    </w:p>
    <w:p w14:paraId="02F263F4" w14:textId="77777777" w:rsidR="00824622" w:rsidRDefault="00C20BDB">
      <w:pPr>
        <w:spacing w:after="48"/>
        <w:rPr>
          <w:ins w:id="173" w:author="admin" w:date="2026-10-10T15:08:00Z"/>
        </w:rPr>
      </w:pPr>
      <w:ins w:id="174" w:author="admin" w:date="2026-10-10T15:08:00Z">
        <w:r>
          <w:rPr>
            <w:rFonts w:hint="eastAsia"/>
          </w:rPr>
          <w:t>房产置入后，由信托公司全权负责市场化运作，可根据市场行情灵活选择出租运营、抵押融资、资产置换、整体出售等多种运作方式，最大化实现房产市场价值。信托公司享有房产全权运营与处置权限，自主决策运作方式、交易时机与价格</w:t>
        </w:r>
      </w:ins>
      <w:ins w:id="175" w:author="admin" w:date="2026-10-10T15:16:00Z">
        <w:r>
          <w:rPr>
            <w:rFonts w:hint="eastAsia"/>
          </w:rPr>
          <w:t>，</w:t>
        </w:r>
      </w:ins>
      <w:ins w:id="176" w:author="admin" w:date="2026-10-10T15:08:00Z">
        <w:r>
          <w:rPr>
            <w:rFonts w:hint="eastAsia"/>
          </w:rPr>
          <w:t>委托人不干预具体运营操作</w:t>
        </w:r>
      </w:ins>
      <w:ins w:id="177" w:author="admin" w:date="2026-10-10T15:16:00Z">
        <w:r>
          <w:rPr>
            <w:rFonts w:hint="eastAsia"/>
          </w:rPr>
          <w:t>。</w:t>
        </w:r>
      </w:ins>
      <w:ins w:id="178" w:author="admin" w:date="2026-10-10T15:08:00Z">
        <w:r>
          <w:rPr>
            <w:rFonts w:hint="eastAsia"/>
          </w:rPr>
          <w:t>信托一经设立原则上不可提前赎回终止。按合同约定的基准收益</w:t>
        </w:r>
        <w:r>
          <w:rPr>
            <w:rFonts w:hint="eastAsia"/>
          </w:rPr>
          <w:t>+</w:t>
        </w:r>
        <w:r>
          <w:rPr>
            <w:rFonts w:hint="eastAsia"/>
          </w:rPr>
          <w:t>超额收益分成模式结算，定期披露运营情况。</w:t>
        </w:r>
      </w:ins>
    </w:p>
    <w:p w14:paraId="3F9C4F35" w14:textId="77777777" w:rsidR="00824622" w:rsidRDefault="00C20BDB">
      <w:pPr>
        <w:spacing w:after="48"/>
        <w:rPr>
          <w:ins w:id="179" w:author="admin" w:date="2026-10-10T15:08:00Z"/>
          <w:b/>
          <w:bCs/>
        </w:rPr>
      </w:pPr>
      <w:ins w:id="180" w:author="admin" w:date="2026-10-10T15:08:00Z">
        <w:r>
          <w:rPr>
            <w:rFonts w:hint="eastAsia"/>
            <w:b/>
            <w:bCs/>
          </w:rPr>
          <w:t>■</w:t>
        </w:r>
        <w:r>
          <w:rPr>
            <w:rFonts w:hint="eastAsia"/>
            <w:b/>
            <w:bCs/>
          </w:rPr>
          <w:t xml:space="preserve"> </w:t>
        </w:r>
        <w:r>
          <w:rPr>
            <w:rFonts w:hint="eastAsia"/>
            <w:b/>
            <w:bCs/>
          </w:rPr>
          <w:t>保障安排</w:t>
        </w:r>
      </w:ins>
    </w:p>
    <w:p w14:paraId="3C0BA3CF" w14:textId="77777777" w:rsidR="00824622" w:rsidRDefault="00C20BDB">
      <w:pPr>
        <w:spacing w:after="48"/>
        <w:rPr>
          <w:ins w:id="181" w:author="admin" w:date="2026-10-10T15:10:00Z"/>
        </w:rPr>
      </w:pPr>
      <w:ins w:id="182" w:author="admin" w:date="2026-10-10T15:08:00Z">
        <w:r>
          <w:rPr>
            <w:rFonts w:hint="eastAsia"/>
          </w:rPr>
          <w:t>若委托人失能失智，房产运营收益自动优先用于养老</w:t>
        </w:r>
      </w:ins>
      <w:ins w:id="183" w:author="admin" w:date="2026-10-10T15:17:00Z">
        <w:r>
          <w:rPr>
            <w:rFonts w:hint="eastAsia"/>
          </w:rPr>
          <w:t>、医疗</w:t>
        </w:r>
      </w:ins>
      <w:ins w:id="184" w:author="admin" w:date="2026-10-10T15:08:00Z">
        <w:r>
          <w:rPr>
            <w:rFonts w:hint="eastAsia"/>
          </w:rPr>
          <w:t>及照护支出，按合同约定执行，无需家属干预或额外授权；身故后按约定精准定向传承，可设置多轮次、多条件分配方案，实现跨代传承、附条件传承等个性化安排。</w:t>
        </w:r>
      </w:ins>
      <w:ins w:id="185" w:author="admin" w:date="2026-10-10T15:17:00Z">
        <w:r>
          <w:rPr>
            <w:rFonts w:hint="eastAsia"/>
          </w:rPr>
          <w:t>财产全程独立隔离，</w:t>
        </w:r>
        <w:r>
          <w:rPr>
            <w:rFonts w:hint="eastAsia"/>
          </w:rPr>
          <w:lastRenderedPageBreak/>
          <w:t>避免房产被不当处置、侵占</w:t>
        </w:r>
        <w:r>
          <w:rPr>
            <w:rFonts w:hint="eastAsia"/>
          </w:rPr>
          <w:t>。</w:t>
        </w:r>
      </w:ins>
    </w:p>
    <w:p w14:paraId="5DE34C12" w14:textId="77777777" w:rsidR="00824622" w:rsidRDefault="00824622">
      <w:pPr>
        <w:spacing w:after="48"/>
        <w:rPr>
          <w:ins w:id="186" w:author="admin" w:date="2026-10-10T15:09:00Z"/>
        </w:rPr>
      </w:pPr>
    </w:p>
    <w:p w14:paraId="132CA34D" w14:textId="77777777" w:rsidR="00824622" w:rsidRDefault="00C20BDB">
      <w:pPr>
        <w:spacing w:after="48"/>
        <w:rPr>
          <w:del w:id="187" w:author="admin" w:date="2026-10-10T15:08:00Z"/>
          <w:b/>
          <w:bCs/>
        </w:rPr>
      </w:pPr>
      <w:del w:id="188" w:author="admin" w:date="2026-10-10T15:08:00Z">
        <w:r>
          <w:rPr>
            <w:rFonts w:hint="eastAsia"/>
            <w:b/>
            <w:bCs/>
          </w:rPr>
          <w:delText>如果以后想退出</w:delText>
        </w:r>
        <w:r>
          <w:rPr>
            <w:rFonts w:hint="eastAsia"/>
            <w:b/>
            <w:bCs/>
          </w:rPr>
          <w:delText>:</w:delText>
        </w:r>
      </w:del>
    </w:p>
    <w:p w14:paraId="786FA26C" w14:textId="77777777" w:rsidR="00824622" w:rsidRDefault="00C20BDB">
      <w:pPr>
        <w:spacing w:after="48"/>
        <w:rPr>
          <w:del w:id="189" w:author="admin" w:date="2026-10-10T15:08:00Z"/>
          <w:b/>
          <w:bCs/>
        </w:rPr>
      </w:pPr>
      <w:del w:id="190" w:author="admin" w:date="2026-10-10T15:08:00Z">
        <w:r>
          <w:rPr>
            <w:rFonts w:hint="eastAsia"/>
            <w:b/>
            <w:bCs/>
          </w:rPr>
          <w:delText>如果以后家庭、医疗或养老情况发生变化，您可以按照合同约定申请提前退出、调整原来的养老安排，或者提前使用部分房产对应的资金。具体条件、办理时间和相关费用会在签订合同时提前写清楚。</w:delText>
        </w:r>
      </w:del>
    </w:p>
    <w:p w14:paraId="745B35A5" w14:textId="77777777" w:rsidR="00824622" w:rsidRDefault="00C20BDB">
      <w:pPr>
        <w:spacing w:after="48"/>
        <w:rPr>
          <w:del w:id="191" w:author="admin" w:date="2026-10-10T15:08:00Z"/>
          <w:b/>
          <w:bCs/>
        </w:rPr>
      </w:pPr>
      <w:del w:id="192" w:author="admin" w:date="2026-10-10T15:08:00Z">
        <w:r>
          <w:rPr>
            <w:rFonts w:hint="eastAsia"/>
            <w:b/>
            <w:bCs/>
          </w:rPr>
          <w:delText>房子和钱如何管理：</w:delText>
        </w:r>
      </w:del>
    </w:p>
    <w:p w14:paraId="47EEB8F0" w14:textId="77777777" w:rsidR="00824622" w:rsidRDefault="00C20BDB">
      <w:pPr>
        <w:spacing w:after="48"/>
        <w:rPr>
          <w:del w:id="193" w:author="admin" w:date="2026-10-10T15:08:00Z"/>
          <w:b/>
          <w:bCs/>
        </w:rPr>
      </w:pPr>
      <w:del w:id="194" w:author="admin" w:date="2026-10-10T15:08:00Z">
        <w:r>
          <w:rPr>
            <w:rFonts w:hint="eastAsia"/>
            <w:b/>
            <w:bCs/>
          </w:rPr>
          <w:delText>信托机构按照合同管理您的房产和相关资金，并依法接受国家有关部门监管。同时定期向您说明房子、租金和养老资金的使用情况；涉及房产处置等重要事情时，按照约定提前告知；由独立第三方对重要的房产和资金管理情况进行监督，如果发生问题，有明确的查询、投诉和争议处理渠道。</w:delText>
        </w:r>
      </w:del>
    </w:p>
    <w:p w14:paraId="5B93BB3D" w14:textId="77777777" w:rsidR="00824622" w:rsidRDefault="00C20BDB">
      <w:pPr>
        <w:pStyle w:val="a1"/>
        <w:rPr>
          <w:rFonts w:ascii="Times New Roman" w:hAnsi="Times New Roman"/>
        </w:rPr>
      </w:pPr>
      <w:r>
        <w:rPr>
          <w:rFonts w:ascii="Times New Roman" w:hAnsi="Times New Roman" w:hint="eastAsia"/>
        </w:rPr>
        <w:t>【受访者完成随机展示的</w:t>
      </w:r>
      <w:r>
        <w:rPr>
          <w:rFonts w:ascii="Times New Roman" w:hAnsi="Times New Roman" w:hint="eastAsia"/>
          <w:lang w:eastAsia="zh"/>
        </w:rPr>
        <w:t>1</w:t>
      </w:r>
      <w:r>
        <w:rPr>
          <w:rFonts w:ascii="Times New Roman" w:hAnsi="Times New Roman" w:hint="eastAsia"/>
        </w:rPr>
        <w:t>个场景后回答以下题目。】</w:t>
      </w:r>
    </w:p>
    <w:p w14:paraId="4D82EDAC" w14:textId="77777777" w:rsidR="00824622" w:rsidRDefault="00C20BDB">
      <w:pPr>
        <w:pStyle w:val="3"/>
        <w:spacing w:before="288" w:after="192"/>
        <w:rPr>
          <w:rFonts w:ascii="Times New Roman" w:eastAsia="宋体" w:hAnsi="Times New Roman" w:cs="Times New Roman"/>
          <w:szCs w:val="22"/>
        </w:rPr>
      </w:pPr>
      <w:r>
        <w:rPr>
          <w:rFonts w:ascii="Times New Roman" w:eastAsia="宋体" w:hAnsi="Times New Roman" w:cs="Times New Roman"/>
          <w:b w:val="0"/>
          <w:szCs w:val="26"/>
        </w:rPr>
        <w:t>房产养</w:t>
      </w:r>
      <w:r>
        <w:rPr>
          <w:rFonts w:ascii="Times New Roman" w:eastAsia="宋体" w:hAnsi="Times New Roman" w:cs="Times New Roman"/>
          <w:b w:val="0"/>
          <w:szCs w:val="26"/>
        </w:rPr>
        <w:t>老风险感知（</w:t>
      </w:r>
      <w:r>
        <w:rPr>
          <w:rFonts w:ascii="Times New Roman" w:eastAsia="宋体" w:hAnsi="Times New Roman" w:cs="Times New Roman"/>
          <w:b w:val="0"/>
          <w:szCs w:val="26"/>
        </w:rPr>
        <w:t>R</w:t>
      </w:r>
      <w:r>
        <w:rPr>
          <w:rFonts w:ascii="Times New Roman" w:eastAsia="宋体" w:hAnsi="Times New Roman" w:cs="Times New Roman"/>
          <w:b w:val="0"/>
          <w:szCs w:val="26"/>
        </w:rPr>
        <w:t>）</w:t>
      </w:r>
    </w:p>
    <w:p w14:paraId="32E4C982" w14:textId="77777777" w:rsidR="00824622" w:rsidRDefault="00C20BDB">
      <w:pPr>
        <w:spacing w:after="48"/>
      </w:pPr>
      <w:r>
        <w:t>请根据您的真实感受，判断您对下列陈述的同意程度。</w:t>
      </w:r>
      <w:r>
        <w:t>1=</w:t>
      </w:r>
      <w:r>
        <w:t>完全不同意，</w:t>
      </w:r>
      <w:r>
        <w:t>2=</w:t>
      </w:r>
      <w:r>
        <w:t>比较不同意，</w:t>
      </w:r>
      <w:r>
        <w:t>3=</w:t>
      </w:r>
      <w:r>
        <w:t>一般，</w:t>
      </w:r>
      <w:r>
        <w:t>4=</w:t>
      </w:r>
      <w:r>
        <w:t>比较同意，</w:t>
      </w:r>
      <w:r>
        <w:t>5=</w:t>
      </w:r>
      <w:r>
        <w:t>完全同意。每行只选一项。</w:t>
      </w:r>
    </w:p>
    <w:tbl>
      <w:tblPr>
        <w:tblW w:w="4997" w:type="pct"/>
        <w:tblBorders>
          <w:top w:val="single" w:sz="4" w:space="0" w:color="A9B8C4"/>
          <w:left w:val="single" w:sz="4" w:space="0" w:color="A9B8C4"/>
          <w:bottom w:val="single" w:sz="4" w:space="0" w:color="A9B8C4"/>
          <w:right w:val="single" w:sz="4" w:space="0" w:color="A9B8C4"/>
          <w:insideH w:val="single" w:sz="4" w:space="0" w:color="A9B8C4"/>
          <w:insideV w:val="single" w:sz="4" w:space="0" w:color="A9B8C4"/>
        </w:tblBorders>
        <w:tblLook w:val="04A0" w:firstRow="1" w:lastRow="0" w:firstColumn="1" w:lastColumn="0" w:noHBand="0" w:noVBand="1"/>
      </w:tblPr>
      <w:tblGrid>
        <w:gridCol w:w="623"/>
        <w:gridCol w:w="4687"/>
        <w:gridCol w:w="665"/>
        <w:gridCol w:w="665"/>
        <w:gridCol w:w="665"/>
        <w:gridCol w:w="665"/>
        <w:gridCol w:w="665"/>
      </w:tblGrid>
      <w:tr w:rsidR="00824622" w14:paraId="78CA8E27" w14:textId="77777777">
        <w:trPr>
          <w:cantSplit/>
          <w:tblHeader/>
        </w:trPr>
        <w:tc>
          <w:tcPr>
            <w:tcW w:w="360" w:type="pct"/>
            <w:tcBorders>
              <w:top w:val="single" w:sz="12" w:space="0" w:color="000000"/>
              <w:left w:val="nil"/>
              <w:bottom w:val="single" w:sz="4" w:space="0" w:color="000000"/>
              <w:right w:val="nil"/>
              <w:tl2br w:val="nil"/>
            </w:tcBorders>
            <w:shd w:val="clear" w:color="auto" w:fill="FFFFFF"/>
            <w:tcMar>
              <w:top w:w="100" w:type="dxa"/>
              <w:left w:w="120" w:type="dxa"/>
              <w:bottom w:w="100" w:type="dxa"/>
              <w:right w:w="100" w:type="dxa"/>
            </w:tcMar>
            <w:vAlign w:val="center"/>
          </w:tcPr>
          <w:p w14:paraId="0E135AE5"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编码</w:t>
            </w:r>
          </w:p>
        </w:tc>
        <w:tc>
          <w:tcPr>
            <w:tcW w:w="2713"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792AE6E"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陈述</w:t>
            </w:r>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713A5E04"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ins w:id="195" w:author="束宇" w:date="2026-09-29T15:16:00Z">
              <w:r>
                <w:rPr>
                  <w:rFonts w:ascii="Times New Roman" w:eastAsia="宋体" w:hAnsi="Times New Roman" w:cs="Times New Roman" w:hint="eastAsia"/>
                  <w:color w:val="000000"/>
                  <w:szCs w:val="22"/>
                </w:rPr>
                <w:t>完全不同意</w:t>
              </w:r>
            </w:ins>
            <w:r>
              <w:rPr>
                <w:rFonts w:ascii="Times New Roman" w:eastAsia="宋体" w:hAnsi="Times New Roman" w:cs="Times New Roman"/>
                <w:color w:val="000000"/>
                <w:szCs w:val="22"/>
                <w:lang w:eastAsia="en-US"/>
              </w:rPr>
              <w:t>1</w:t>
            </w:r>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6735B829" w14:textId="77777777" w:rsidR="00824622" w:rsidRDefault="00C20BDB">
            <w:pPr>
              <w:widowControl/>
              <w:spacing w:after="48" w:line="252" w:lineRule="auto"/>
              <w:jc w:val="center"/>
              <w:rPr>
                <w:rFonts w:ascii="Times New Roman" w:eastAsia="宋体" w:hAnsi="Times New Roman" w:cs="Times New Roman"/>
                <w:color w:val="000000"/>
                <w:szCs w:val="22"/>
              </w:rPr>
            </w:pPr>
            <w:r>
              <w:rPr>
                <w:rFonts w:ascii="Times New Roman" w:eastAsia="宋体" w:hAnsi="Times New Roman" w:cs="Times New Roman"/>
                <w:color w:val="000000"/>
                <w:szCs w:val="22"/>
                <w:lang w:eastAsia="en-US"/>
              </w:rPr>
              <w:t>2</w:t>
            </w:r>
            <w:ins w:id="196" w:author="束宇" w:date="2026-09-29T15:16:00Z">
              <w:r>
                <w:rPr>
                  <w:rFonts w:ascii="Times New Roman" w:eastAsia="宋体" w:hAnsi="Times New Roman" w:cs="Times New Roman" w:hint="eastAsia"/>
                  <w:color w:val="000000"/>
                  <w:szCs w:val="22"/>
                </w:rPr>
                <w:t>比较不同意</w:t>
              </w:r>
            </w:ins>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2E6EEB7"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ins w:id="197" w:author="束宇" w:date="2026-09-29T15:16:00Z">
              <w:r>
                <w:rPr>
                  <w:rFonts w:ascii="Times New Roman" w:eastAsia="宋体" w:hAnsi="Times New Roman" w:cs="Times New Roman" w:hint="eastAsia"/>
                  <w:color w:val="000000"/>
                  <w:szCs w:val="22"/>
                </w:rPr>
                <w:t>一般</w:t>
              </w:r>
            </w:ins>
            <w:r>
              <w:rPr>
                <w:rFonts w:ascii="Times New Roman" w:eastAsia="宋体" w:hAnsi="Times New Roman" w:cs="Times New Roman"/>
                <w:color w:val="000000"/>
                <w:szCs w:val="22"/>
                <w:lang w:eastAsia="en-US"/>
              </w:rPr>
              <w:t>3</w:t>
            </w:r>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40609296" w14:textId="77777777" w:rsidR="00824622" w:rsidRDefault="00C20BDB">
            <w:pPr>
              <w:widowControl/>
              <w:spacing w:after="48" w:line="252" w:lineRule="auto"/>
              <w:jc w:val="center"/>
              <w:rPr>
                <w:rFonts w:ascii="Times New Roman" w:eastAsia="宋体" w:hAnsi="Times New Roman" w:cs="Times New Roman"/>
                <w:color w:val="000000"/>
                <w:szCs w:val="22"/>
              </w:rPr>
            </w:pPr>
            <w:r>
              <w:rPr>
                <w:rFonts w:ascii="Times New Roman" w:eastAsia="宋体" w:hAnsi="Times New Roman" w:cs="Times New Roman"/>
                <w:color w:val="000000"/>
                <w:szCs w:val="22"/>
                <w:lang w:eastAsia="en-US"/>
              </w:rPr>
              <w:t>4</w:t>
            </w:r>
            <w:ins w:id="198" w:author="束宇" w:date="2026-09-29T15:16:00Z">
              <w:r>
                <w:rPr>
                  <w:rFonts w:ascii="Times New Roman" w:eastAsia="宋体" w:hAnsi="Times New Roman" w:cs="Times New Roman" w:hint="eastAsia"/>
                  <w:color w:val="000000"/>
                  <w:szCs w:val="22"/>
                </w:rPr>
                <w:t>比较同意</w:t>
              </w:r>
            </w:ins>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53E44F7F"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ins w:id="199" w:author="束宇" w:date="2026-09-29T15:16:00Z">
              <w:r>
                <w:rPr>
                  <w:rFonts w:ascii="Times New Roman" w:eastAsia="宋体" w:hAnsi="Times New Roman" w:cs="Times New Roman" w:hint="eastAsia"/>
                  <w:color w:val="000000"/>
                  <w:szCs w:val="22"/>
                </w:rPr>
                <w:t>完全同意</w:t>
              </w:r>
            </w:ins>
            <w:r>
              <w:rPr>
                <w:rFonts w:ascii="Times New Roman" w:eastAsia="宋体" w:hAnsi="Times New Roman" w:cs="Times New Roman"/>
                <w:color w:val="000000"/>
                <w:szCs w:val="22"/>
                <w:lang w:eastAsia="en-US"/>
              </w:rPr>
              <w:t>5</w:t>
            </w:r>
          </w:p>
        </w:tc>
      </w:tr>
      <w:tr w:rsidR="00824622" w14:paraId="36215626" w14:textId="77777777">
        <w:trPr>
          <w:cantSplit/>
        </w:trPr>
        <w:tc>
          <w:tcPr>
            <w:tcW w:w="360"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DBC7844" w14:textId="77777777" w:rsidR="00824622" w:rsidRDefault="00C20BDB">
            <w:pPr>
              <w:widowControl/>
              <w:spacing w:after="48" w:line="252" w:lineRule="auto"/>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R1</w:t>
            </w:r>
          </w:p>
        </w:tc>
        <w:tc>
          <w:tcPr>
            <w:tcW w:w="2713"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125E7331"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s="Times New Roman"/>
                <w:color w:val="000000"/>
                <w:szCs w:val="22"/>
              </w:rPr>
              <w:t>我担心年老失智后，本人房产被他人欺骗、侵占，或被家庭成员不当处置、挥霍</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4C75D1E7"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5F02601C"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792E002A"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74C93DF8"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675B56E4"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r w:rsidR="00824622" w14:paraId="2A025D68" w14:textId="77777777">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37F2CA2B" w14:textId="77777777" w:rsidR="00824622" w:rsidRDefault="00C20BDB">
            <w:pPr>
              <w:widowControl/>
              <w:spacing w:after="48" w:line="252" w:lineRule="auto"/>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R2</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7842AFB4"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s="Times New Roman"/>
                <w:color w:val="000000"/>
                <w:szCs w:val="22"/>
              </w:rPr>
              <w:t>我担忧失能失智后，缺少可靠</w:t>
            </w:r>
            <w:r>
              <w:rPr>
                <w:rFonts w:ascii="Times New Roman" w:eastAsia="宋体" w:hAnsi="Times New Roman" w:cs="Times New Roman" w:hint="eastAsia"/>
                <w:color w:val="000000"/>
                <w:szCs w:val="22"/>
              </w:rPr>
              <w:t>的人</w:t>
            </w:r>
            <w:r>
              <w:rPr>
                <w:rFonts w:ascii="Times New Roman" w:eastAsia="宋体" w:hAnsi="Times New Roman" w:cs="Times New Roman"/>
                <w:color w:val="000000"/>
                <w:szCs w:val="22"/>
              </w:rPr>
              <w:t>帮我管理房产、收取租金并</w:t>
            </w:r>
            <w:r>
              <w:rPr>
                <w:rFonts w:ascii="Times New Roman" w:eastAsia="宋体" w:hAnsi="Times New Roman" w:cs="Times New Roman" w:hint="eastAsia"/>
                <w:color w:val="000000"/>
                <w:szCs w:val="22"/>
              </w:rPr>
              <w:t>安排</w:t>
            </w:r>
            <w:r>
              <w:rPr>
                <w:rFonts w:ascii="Times New Roman" w:eastAsia="宋体" w:hAnsi="Times New Roman" w:cs="Times New Roman"/>
                <w:color w:val="000000"/>
                <w:szCs w:val="22"/>
              </w:rPr>
              <w:t>养老</w:t>
            </w:r>
            <w:r>
              <w:rPr>
                <w:rFonts w:ascii="Times New Roman" w:eastAsia="宋体" w:hAnsi="Times New Roman" w:cs="Times New Roman" w:hint="eastAsia"/>
                <w:color w:val="000000"/>
                <w:szCs w:val="22"/>
              </w:rPr>
              <w:t>费用</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15B95A9"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189453F"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A3234FD"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327A31A"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2A90A72"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r w:rsidR="00824622" w14:paraId="219539A0" w14:textId="77777777">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37C615C8" w14:textId="77777777" w:rsidR="00824622" w:rsidRDefault="00C20BDB">
            <w:pPr>
              <w:widowControl/>
              <w:spacing w:after="48" w:line="252" w:lineRule="auto"/>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R3</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453E7093"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s="Times New Roman"/>
                <w:color w:val="000000"/>
                <w:szCs w:val="22"/>
              </w:rPr>
              <w:t>我担心离世后亲属因房产分配产生继承矛盾，无法实现自己的财产安排心愿</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77185DB"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928DCDB"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1FAD7D2D"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DA7E2FD"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CBBF43B"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r w:rsidR="00824622" w14:paraId="068DAB63" w14:textId="77777777">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74D07FD2" w14:textId="77777777" w:rsidR="00824622" w:rsidRDefault="00C20BDB">
            <w:pPr>
              <w:widowControl/>
              <w:spacing w:after="48" w:line="252" w:lineRule="auto"/>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R4</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7DC48D2D"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s="Times New Roman"/>
                <w:color w:val="000000"/>
                <w:szCs w:val="22"/>
              </w:rPr>
              <w:t>我担心</w:t>
            </w:r>
            <w:r>
              <w:rPr>
                <w:rFonts w:ascii="Times New Roman" w:eastAsia="宋体" w:hAnsi="Times New Roman" w:cs="Times New Roman" w:hint="eastAsia"/>
                <w:color w:val="000000"/>
                <w:szCs w:val="22"/>
              </w:rPr>
              <w:t>随着年龄增长，</w:t>
            </w:r>
            <w:r>
              <w:rPr>
                <w:rFonts w:ascii="Times New Roman" w:eastAsia="宋体" w:hAnsi="Times New Roman" w:cs="Times New Roman"/>
                <w:color w:val="000000"/>
                <w:szCs w:val="22"/>
              </w:rPr>
              <w:t>未来养老金和储蓄不足以覆盖养老、医疗与护理开支</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868FB25"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E77A7C2"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F6BBE46"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36F8CEC"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97E1F90"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r w:rsidR="00824622" w14:paraId="54AEF3F4" w14:textId="77777777">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03F4A0CD" w14:textId="77777777" w:rsidR="00824622" w:rsidRDefault="00C20BDB">
            <w:pPr>
              <w:widowControl/>
              <w:spacing w:after="48" w:line="252" w:lineRule="auto"/>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R5</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5AC995EA"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s="Times New Roman"/>
                <w:color w:val="000000"/>
                <w:szCs w:val="22"/>
              </w:rPr>
              <w:t>我担心把房产交给外部机构托管可能带来产权或财产权益受损的风险</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28909C1"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E47D920"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5617A52"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79E502B"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F7633D2"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r w:rsidR="00824622" w14:paraId="449785CD" w14:textId="77777777">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56D1AA5C" w14:textId="77777777" w:rsidR="00824622" w:rsidRDefault="00C20BDB">
            <w:pPr>
              <w:widowControl/>
              <w:spacing w:after="48" w:line="252" w:lineRule="auto"/>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R6</w:t>
            </w:r>
          </w:p>
        </w:tc>
        <w:tc>
          <w:tcPr>
            <w:tcW w:w="2713" w:type="pct"/>
            <w:tcBorders>
              <w:top w:val="nil"/>
              <w:left w:val="nil"/>
              <w:bottom w:val="nil"/>
              <w:right w:val="nil"/>
            </w:tcBorders>
            <w:shd w:val="clear" w:color="auto" w:fill="FFFFFF"/>
            <w:tcMar>
              <w:top w:w="100" w:type="dxa"/>
              <w:left w:w="120" w:type="dxa"/>
              <w:bottom w:w="100" w:type="dxa"/>
              <w:right w:w="100" w:type="dxa"/>
            </w:tcMar>
            <w:vAlign w:val="center"/>
          </w:tcPr>
          <w:p w14:paraId="448179A4" w14:textId="77777777" w:rsidR="00824622" w:rsidRDefault="00C20BDB">
            <w:pPr>
              <w:widowControl/>
              <w:spacing w:after="48" w:line="252" w:lineRule="auto"/>
              <w:rPr>
                <w:rFonts w:ascii="Times New Roman" w:eastAsia="宋体" w:hAnsi="Times New Roman" w:cs="Times New Roman"/>
                <w:color w:val="000000"/>
                <w:szCs w:val="22"/>
              </w:rPr>
            </w:pPr>
            <w:r>
              <w:rPr>
                <w:rFonts w:ascii="宋体" w:eastAsia="宋体" w:hAnsi="宋体" w:cs="宋体"/>
              </w:rPr>
              <w:t>我担心家庭成员的债务或经营风险，可能</w:t>
            </w:r>
            <w:r>
              <w:rPr>
                <w:rFonts w:ascii="宋体" w:eastAsia="宋体" w:hAnsi="宋体" w:cs="宋体" w:hint="eastAsia"/>
              </w:rPr>
              <w:t>牵连到</w:t>
            </w:r>
            <w:r>
              <w:rPr>
                <w:rFonts w:ascii="宋体" w:eastAsia="宋体" w:hAnsi="宋体" w:cs="宋体"/>
              </w:rPr>
              <w:t>我</w:t>
            </w:r>
            <w:r>
              <w:rPr>
                <w:rFonts w:ascii="宋体" w:eastAsia="宋体" w:hAnsi="宋体" w:cs="宋体" w:hint="eastAsia"/>
              </w:rPr>
              <w:t>的自有房产和</w:t>
            </w:r>
            <w:r>
              <w:rPr>
                <w:rFonts w:ascii="宋体" w:eastAsia="宋体" w:hAnsi="宋体" w:cs="宋体"/>
              </w:rPr>
              <w:t>对房产的养老安排</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62469D6"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DFD07BE"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F1EC50F"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A7AC3C4"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12B4FE96"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r w:rsidR="00824622" w14:paraId="5AB99746" w14:textId="77777777">
        <w:trPr>
          <w:cantSplit/>
        </w:trPr>
        <w:tc>
          <w:tcPr>
            <w:tcW w:w="360"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03F4E3FD"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s="Times New Roman" w:hint="eastAsia"/>
                <w:color w:val="000000"/>
                <w:szCs w:val="22"/>
              </w:rPr>
              <w:t>R7</w:t>
            </w:r>
          </w:p>
        </w:tc>
        <w:tc>
          <w:tcPr>
            <w:tcW w:w="2713"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64DB2492" w14:textId="77777777" w:rsidR="00824622" w:rsidRDefault="00C20BDB">
            <w:pPr>
              <w:widowControl/>
              <w:spacing w:after="48" w:line="252" w:lineRule="auto"/>
              <w:rPr>
                <w:rFonts w:ascii="Times New Roman" w:eastAsia="宋体" w:hAnsi="Times New Roman" w:cs="Times New Roman"/>
                <w:color w:val="000000"/>
                <w:szCs w:val="22"/>
              </w:rPr>
            </w:pPr>
            <w:r>
              <w:rPr>
                <w:rFonts w:ascii="Times New Roman" w:eastAsia="宋体" w:hAnsi="Times New Roman"/>
                <w:color w:val="000000"/>
              </w:rPr>
              <w:t>我认为未来可能需要长期的专业照护服务</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616CFB4"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742AFDFC"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305EA555"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39F9803A"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33B8FC73" w14:textId="77777777" w:rsidR="00824622" w:rsidRDefault="00C20BDB">
            <w:pPr>
              <w:widowControl/>
              <w:spacing w:after="48" w:line="252" w:lineRule="auto"/>
              <w:jc w:val="center"/>
              <w:rPr>
                <w:rFonts w:ascii="Times New Roman" w:eastAsia="宋体" w:hAnsi="Times New Roman" w:cs="Times New Roman"/>
                <w:color w:val="000000"/>
                <w:szCs w:val="22"/>
                <w:lang w:eastAsia="en-US"/>
              </w:rPr>
            </w:pPr>
            <w:r>
              <w:rPr>
                <w:rFonts w:ascii="Times New Roman" w:eastAsia="宋体" w:hAnsi="Times New Roman" w:cs="Times New Roman"/>
                <w:color w:val="000000"/>
                <w:szCs w:val="22"/>
                <w:lang w:eastAsia="en-US"/>
              </w:rPr>
              <w:t>□</w:t>
            </w:r>
          </w:p>
        </w:tc>
      </w:tr>
    </w:tbl>
    <w:p w14:paraId="1CED4DEB" w14:textId="77777777" w:rsidR="00824622" w:rsidRDefault="00C20BDB">
      <w:pPr>
        <w:pStyle w:val="3"/>
        <w:spacing w:before="288" w:after="192"/>
      </w:pPr>
      <w:bookmarkStart w:id="200" w:name="在阅读上述信息后如果有正规机构提供上述养老服务信托您是否愿意进一步了解单选"/>
      <w:bookmarkEnd w:id="46"/>
      <w:del w:id="201" w:author="束宇" w:date="2026-09-29T15:18:00Z">
        <w:r>
          <w:delText>住房信托养老</w:delText>
        </w:r>
      </w:del>
      <w:ins w:id="202" w:author="束宇" w:date="2026-09-29T15:18:00Z">
        <w:r>
          <w:rPr>
            <w:rFonts w:hint="eastAsia"/>
          </w:rPr>
          <w:t>房产养老信托</w:t>
        </w:r>
      </w:ins>
      <w:r>
        <w:rPr>
          <w:rFonts w:hint="eastAsia"/>
        </w:rPr>
        <w:t>功能认知与辨识（</w:t>
      </w:r>
      <w:r>
        <w:rPr>
          <w:rFonts w:hint="eastAsia"/>
        </w:rPr>
        <w:t>C</w:t>
      </w:r>
      <w:r>
        <w:rPr>
          <w:rFonts w:hint="eastAsia"/>
        </w:rPr>
        <w:t>）</w:t>
      </w:r>
    </w:p>
    <w:p w14:paraId="56D30304" w14:textId="77777777" w:rsidR="00824622" w:rsidRDefault="00C20BDB">
      <w:pPr>
        <w:pStyle w:val="a1"/>
        <w:rPr>
          <w:rFonts w:ascii="Times New Roman" w:eastAsia="宋体" w:hAnsi="Times New Roman"/>
        </w:rPr>
      </w:pPr>
      <w:r>
        <w:rPr>
          <w:rFonts w:ascii="宋体" w:eastAsia="宋体" w:hAnsi="宋体" w:cs="宋体"/>
        </w:rPr>
        <w:t>请根据您对产品说明和场景的理解，判断您对下列陈述的同意程度。</w:t>
      </w:r>
      <w:r>
        <w:rPr>
          <w:rFonts w:ascii="宋体" w:eastAsia="宋体" w:hAnsi="宋体" w:cs="宋体"/>
        </w:rPr>
        <w:br/>
      </w:r>
      <w:bookmarkStart w:id="203" w:name="OLE_LINK1"/>
      <w:r>
        <w:rPr>
          <w:rFonts w:ascii="宋体" w:eastAsia="宋体" w:hAnsi="宋体" w:cs="宋体"/>
        </w:rPr>
        <w:t>1=</w:t>
      </w:r>
      <w:r>
        <w:rPr>
          <w:rFonts w:ascii="宋体" w:eastAsia="宋体" w:hAnsi="宋体" w:cs="宋体"/>
        </w:rPr>
        <w:t>完全不同意，</w:t>
      </w:r>
      <w:r>
        <w:rPr>
          <w:rFonts w:ascii="宋体" w:eastAsia="宋体" w:hAnsi="宋体" w:cs="宋体"/>
        </w:rPr>
        <w:t>2=</w:t>
      </w:r>
      <w:r>
        <w:rPr>
          <w:rFonts w:ascii="宋体" w:eastAsia="宋体" w:hAnsi="宋体" w:cs="宋体"/>
        </w:rPr>
        <w:t>比较不同意，</w:t>
      </w:r>
      <w:r>
        <w:rPr>
          <w:rFonts w:ascii="宋体" w:eastAsia="宋体" w:hAnsi="宋体" w:cs="宋体"/>
        </w:rPr>
        <w:t>3=</w:t>
      </w:r>
      <w:r>
        <w:rPr>
          <w:rFonts w:ascii="宋体" w:eastAsia="宋体" w:hAnsi="宋体" w:cs="宋体"/>
        </w:rPr>
        <w:t>一般，</w:t>
      </w:r>
      <w:r>
        <w:rPr>
          <w:rFonts w:ascii="宋体" w:eastAsia="宋体" w:hAnsi="宋体" w:cs="宋体"/>
        </w:rPr>
        <w:t>4=</w:t>
      </w:r>
      <w:r>
        <w:rPr>
          <w:rFonts w:ascii="宋体" w:eastAsia="宋体" w:hAnsi="宋体" w:cs="宋体"/>
        </w:rPr>
        <w:t>比较同意，</w:t>
      </w:r>
      <w:r>
        <w:rPr>
          <w:rFonts w:ascii="宋体" w:eastAsia="宋体" w:hAnsi="宋体" w:cs="宋体"/>
        </w:rPr>
        <w:t>5=</w:t>
      </w:r>
      <w:r>
        <w:rPr>
          <w:rFonts w:ascii="宋体" w:eastAsia="宋体" w:hAnsi="宋体" w:cs="宋体"/>
        </w:rPr>
        <w:t>完全同意。</w:t>
      </w:r>
      <w:bookmarkEnd w:id="203"/>
      <w:r>
        <w:rPr>
          <w:rFonts w:ascii="Times New Roman" w:eastAsia="宋体" w:hAnsi="Times New Roman"/>
        </w:rPr>
        <w:t>每行只选一项。</w:t>
      </w:r>
    </w:p>
    <w:tbl>
      <w:tblPr>
        <w:tblW w:w="4997" w:type="pct"/>
        <w:tblBorders>
          <w:top w:val="single" w:sz="4" w:space="0" w:color="A9B8C4"/>
          <w:left w:val="single" w:sz="4" w:space="0" w:color="A9B8C4"/>
          <w:bottom w:val="single" w:sz="4" w:space="0" w:color="A9B8C4"/>
          <w:right w:val="single" w:sz="4" w:space="0" w:color="A9B8C4"/>
          <w:insideH w:val="single" w:sz="4" w:space="0" w:color="A9B8C4"/>
          <w:insideV w:val="single" w:sz="4" w:space="0" w:color="A9B8C4"/>
        </w:tblBorders>
        <w:tblLook w:val="04A0" w:firstRow="1" w:lastRow="0" w:firstColumn="1" w:lastColumn="0" w:noHBand="0" w:noVBand="1"/>
      </w:tblPr>
      <w:tblGrid>
        <w:gridCol w:w="623"/>
        <w:gridCol w:w="4686"/>
        <w:gridCol w:w="666"/>
        <w:gridCol w:w="665"/>
        <w:gridCol w:w="665"/>
        <w:gridCol w:w="665"/>
        <w:gridCol w:w="665"/>
      </w:tblGrid>
      <w:tr w:rsidR="00824622" w14:paraId="55B7D6B3" w14:textId="77777777">
        <w:trPr>
          <w:cantSplit/>
          <w:tblHeader/>
        </w:trPr>
        <w:tc>
          <w:tcPr>
            <w:tcW w:w="360" w:type="pct"/>
            <w:tcBorders>
              <w:top w:val="single" w:sz="12" w:space="0" w:color="000000"/>
              <w:left w:val="nil"/>
              <w:bottom w:val="single" w:sz="4" w:space="0" w:color="000000"/>
              <w:right w:val="nil"/>
              <w:tl2br w:val="nil"/>
            </w:tcBorders>
            <w:shd w:val="clear" w:color="auto" w:fill="FFFFFF"/>
            <w:tcMar>
              <w:top w:w="100" w:type="dxa"/>
              <w:left w:w="120" w:type="dxa"/>
              <w:bottom w:w="100" w:type="dxa"/>
              <w:right w:w="100" w:type="dxa"/>
            </w:tcMar>
            <w:vAlign w:val="center"/>
          </w:tcPr>
          <w:p w14:paraId="782797B4"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lastRenderedPageBreak/>
              <w:t>编码</w:t>
            </w:r>
          </w:p>
        </w:tc>
        <w:tc>
          <w:tcPr>
            <w:tcW w:w="2711"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21F3B9C5"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陈述</w:t>
            </w:r>
          </w:p>
        </w:tc>
        <w:tc>
          <w:tcPr>
            <w:tcW w:w="682"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E2A8B44" w14:textId="77777777" w:rsidR="00824622" w:rsidRDefault="00C20BDB">
            <w:pPr>
              <w:widowControl/>
              <w:spacing w:after="48" w:line="252" w:lineRule="auto"/>
              <w:jc w:val="center"/>
              <w:rPr>
                <w:rFonts w:ascii="Times New Roman" w:eastAsia="宋体" w:hAnsi="Times New Roman" w:cs="方正仿宋_GB2312"/>
                <w:color w:val="000000"/>
              </w:rPr>
            </w:pPr>
            <w:ins w:id="204" w:author="束宇" w:date="2026-09-29T15:17:00Z">
              <w:r>
                <w:rPr>
                  <w:rFonts w:ascii="Times New Roman" w:eastAsia="宋体" w:hAnsi="Times New Roman" w:cs="Times New Roman" w:hint="eastAsia"/>
                  <w:color w:val="000000"/>
                  <w:szCs w:val="22"/>
                </w:rPr>
                <w:t>完全不同意</w:t>
              </w:r>
              <w:r>
                <w:rPr>
                  <w:rFonts w:ascii="Times New Roman" w:eastAsia="宋体" w:hAnsi="Times New Roman" w:cs="Times New Roman"/>
                  <w:color w:val="000000"/>
                  <w:szCs w:val="22"/>
                  <w:lang w:eastAsia="en-US"/>
                </w:rPr>
                <w:t>1</w:t>
              </w:r>
            </w:ins>
            <w:del w:id="205" w:author="束宇" w:date="2026-09-29T15:17:00Z">
              <w:r>
                <w:rPr>
                  <w:rFonts w:ascii="Times New Roman" w:eastAsia="宋体" w:hAnsi="Times New Roman" w:cs="方正仿宋_GB2312" w:hint="eastAsia"/>
                  <w:color w:val="000000"/>
                </w:rPr>
                <w:delText>1</w:delText>
              </w:r>
            </w:del>
          </w:p>
        </w:tc>
        <w:tc>
          <w:tcPr>
            <w:tcW w:w="682"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612D7B3B" w14:textId="77777777" w:rsidR="00824622" w:rsidRDefault="00C20BDB">
            <w:pPr>
              <w:widowControl/>
              <w:spacing w:after="48" w:line="252" w:lineRule="auto"/>
              <w:jc w:val="center"/>
              <w:rPr>
                <w:rFonts w:ascii="Times New Roman" w:eastAsia="宋体" w:hAnsi="Times New Roman" w:cs="方正仿宋_GB2312"/>
                <w:color w:val="000000"/>
              </w:rPr>
            </w:pPr>
            <w:ins w:id="206" w:author="束宇" w:date="2026-09-29T15:17:00Z">
              <w:r>
                <w:rPr>
                  <w:rFonts w:ascii="Times New Roman" w:eastAsia="宋体" w:hAnsi="Times New Roman" w:cs="Times New Roman"/>
                  <w:color w:val="000000"/>
                  <w:szCs w:val="22"/>
                  <w:lang w:eastAsia="en-US"/>
                </w:rPr>
                <w:t>2</w:t>
              </w:r>
              <w:r>
                <w:rPr>
                  <w:rFonts w:ascii="Times New Roman" w:eastAsia="宋体" w:hAnsi="Times New Roman" w:cs="Times New Roman" w:hint="eastAsia"/>
                  <w:color w:val="000000"/>
                  <w:szCs w:val="22"/>
                </w:rPr>
                <w:t>比较不同意</w:t>
              </w:r>
            </w:ins>
            <w:del w:id="207" w:author="束宇" w:date="2026-09-29T15:17:00Z">
              <w:r>
                <w:rPr>
                  <w:rFonts w:ascii="Times New Roman" w:eastAsia="宋体" w:hAnsi="Times New Roman" w:cs="方正仿宋_GB2312" w:hint="eastAsia"/>
                  <w:color w:val="000000"/>
                </w:rPr>
                <w:delText>2</w:delText>
              </w:r>
            </w:del>
          </w:p>
        </w:tc>
        <w:tc>
          <w:tcPr>
            <w:tcW w:w="682"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28DD63DF" w14:textId="77777777" w:rsidR="00824622" w:rsidRDefault="00C20BDB">
            <w:pPr>
              <w:widowControl/>
              <w:spacing w:after="48" w:line="252" w:lineRule="auto"/>
              <w:jc w:val="center"/>
              <w:rPr>
                <w:rFonts w:ascii="Times New Roman" w:eastAsia="宋体" w:hAnsi="Times New Roman" w:cs="方正仿宋_GB2312"/>
                <w:color w:val="000000"/>
              </w:rPr>
            </w:pPr>
            <w:ins w:id="208" w:author="束宇" w:date="2026-09-29T15:17:00Z">
              <w:r>
                <w:rPr>
                  <w:rFonts w:ascii="Times New Roman" w:eastAsia="宋体" w:hAnsi="Times New Roman" w:cs="Times New Roman" w:hint="eastAsia"/>
                  <w:color w:val="000000"/>
                  <w:szCs w:val="22"/>
                </w:rPr>
                <w:t>一般</w:t>
              </w:r>
              <w:r>
                <w:rPr>
                  <w:rFonts w:ascii="Times New Roman" w:eastAsia="宋体" w:hAnsi="Times New Roman" w:cs="Times New Roman"/>
                  <w:color w:val="000000"/>
                  <w:szCs w:val="22"/>
                  <w:lang w:eastAsia="en-US"/>
                </w:rPr>
                <w:t>3</w:t>
              </w:r>
            </w:ins>
            <w:del w:id="209" w:author="束宇" w:date="2026-09-29T15:17:00Z">
              <w:r>
                <w:rPr>
                  <w:rFonts w:ascii="Times New Roman" w:eastAsia="宋体" w:hAnsi="Times New Roman" w:cs="方正仿宋_GB2312" w:hint="eastAsia"/>
                  <w:color w:val="000000"/>
                </w:rPr>
                <w:delText>3</w:delText>
              </w:r>
            </w:del>
          </w:p>
        </w:tc>
        <w:tc>
          <w:tcPr>
            <w:tcW w:w="683"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504D28E5" w14:textId="77777777" w:rsidR="00824622" w:rsidRDefault="00C20BDB">
            <w:pPr>
              <w:widowControl/>
              <w:spacing w:after="48" w:line="252" w:lineRule="auto"/>
              <w:jc w:val="center"/>
              <w:rPr>
                <w:rFonts w:ascii="Times New Roman" w:eastAsia="宋体" w:hAnsi="Times New Roman" w:cs="方正仿宋_GB2312"/>
                <w:color w:val="000000"/>
              </w:rPr>
            </w:pPr>
            <w:ins w:id="210" w:author="束宇" w:date="2026-09-29T15:17:00Z">
              <w:r>
                <w:rPr>
                  <w:rFonts w:ascii="Times New Roman" w:eastAsia="宋体" w:hAnsi="Times New Roman" w:cs="Times New Roman"/>
                  <w:color w:val="000000"/>
                  <w:szCs w:val="22"/>
                  <w:lang w:eastAsia="en-US"/>
                </w:rPr>
                <w:t>4</w:t>
              </w:r>
              <w:r>
                <w:rPr>
                  <w:rFonts w:ascii="Times New Roman" w:eastAsia="宋体" w:hAnsi="Times New Roman" w:cs="Times New Roman" w:hint="eastAsia"/>
                  <w:color w:val="000000"/>
                  <w:szCs w:val="22"/>
                </w:rPr>
                <w:t>比较同意</w:t>
              </w:r>
            </w:ins>
            <w:del w:id="211" w:author="束宇" w:date="2026-09-29T15:17:00Z">
              <w:r>
                <w:rPr>
                  <w:rFonts w:ascii="Times New Roman" w:eastAsia="宋体" w:hAnsi="Times New Roman" w:cs="方正仿宋_GB2312" w:hint="eastAsia"/>
                  <w:color w:val="000000"/>
                </w:rPr>
                <w:delText>4</w:delText>
              </w:r>
            </w:del>
          </w:p>
        </w:tc>
        <w:tc>
          <w:tcPr>
            <w:tcW w:w="683"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3B26AC96" w14:textId="77777777" w:rsidR="00824622" w:rsidRDefault="00C20BDB">
            <w:pPr>
              <w:widowControl/>
              <w:spacing w:after="48" w:line="252" w:lineRule="auto"/>
              <w:jc w:val="center"/>
              <w:rPr>
                <w:rFonts w:ascii="Times New Roman" w:eastAsia="宋体" w:hAnsi="Times New Roman" w:cs="方正仿宋_GB2312"/>
                <w:color w:val="000000"/>
              </w:rPr>
            </w:pPr>
            <w:ins w:id="212" w:author="束宇" w:date="2026-09-29T15:17:00Z">
              <w:r>
                <w:rPr>
                  <w:rFonts w:ascii="Times New Roman" w:eastAsia="宋体" w:hAnsi="Times New Roman" w:cs="Times New Roman" w:hint="eastAsia"/>
                  <w:color w:val="000000"/>
                  <w:szCs w:val="22"/>
                </w:rPr>
                <w:t>完全同意</w:t>
              </w:r>
              <w:r>
                <w:rPr>
                  <w:rFonts w:ascii="Times New Roman" w:eastAsia="宋体" w:hAnsi="Times New Roman" w:cs="Times New Roman"/>
                  <w:color w:val="000000"/>
                  <w:szCs w:val="22"/>
                  <w:lang w:eastAsia="en-US"/>
                </w:rPr>
                <w:t>5</w:t>
              </w:r>
            </w:ins>
            <w:del w:id="213" w:author="束宇" w:date="2026-09-29T15:17:00Z">
              <w:r>
                <w:rPr>
                  <w:rFonts w:ascii="Times New Roman" w:eastAsia="宋体" w:hAnsi="Times New Roman" w:cs="方正仿宋_GB2312" w:hint="eastAsia"/>
                  <w:color w:val="000000"/>
                </w:rPr>
                <w:delText>5</w:delText>
              </w:r>
            </w:del>
          </w:p>
        </w:tc>
      </w:tr>
      <w:tr w:rsidR="00824622" w14:paraId="2C1B1876" w14:textId="77777777">
        <w:trPr>
          <w:cantSplit/>
        </w:trPr>
        <w:tc>
          <w:tcPr>
            <w:tcW w:w="360"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8B47390"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C1</w:t>
            </w:r>
          </w:p>
        </w:tc>
        <w:tc>
          <w:tcPr>
            <w:tcW w:w="2711"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DC20952"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我理解</w:t>
            </w:r>
            <w:del w:id="214" w:author="束宇" w:date="2026-09-29T15:20:00Z">
              <w:r>
                <w:rPr>
                  <w:rFonts w:ascii="Times New Roman" w:eastAsia="宋体" w:hAnsi="Times New Roman" w:cs="方正仿宋_GB2312" w:hint="eastAsia"/>
                  <w:color w:val="000000"/>
                </w:rPr>
                <w:delText>住房信托养老</w:delText>
              </w:r>
            </w:del>
            <w:ins w:id="215" w:author="束宇" w:date="2026-09-29T15:20:00Z">
              <w:r>
                <w:rPr>
                  <w:rFonts w:ascii="Times New Roman" w:eastAsia="宋体" w:hAnsi="Times New Roman" w:cs="方正仿宋_GB2312" w:hint="eastAsia"/>
                  <w:color w:val="000000"/>
                </w:rPr>
                <w:t>房产养老信托</w:t>
              </w:r>
            </w:ins>
            <w:r>
              <w:rPr>
                <w:rFonts w:ascii="Times New Roman" w:eastAsia="宋体" w:hAnsi="Times New Roman" w:cs="方正仿宋_GB2312" w:hint="eastAsia"/>
                <w:color w:val="000000"/>
              </w:rPr>
              <w:t>可以通过合同约定对相关财产进行独立管理，降低家庭财产纠纷风险</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67EC567E"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70BF1974"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6E4076BE"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3A183DC0"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4F05C9CA"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r w:rsidR="00824622" w14:paraId="1408E444" w14:textId="77777777">
        <w:trPr>
          <w:cantSplit/>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268624AF"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C2</w:t>
            </w:r>
          </w:p>
        </w:tc>
        <w:tc>
          <w:tcPr>
            <w:tcW w:w="2711" w:type="pct"/>
            <w:tcBorders>
              <w:top w:val="nil"/>
              <w:left w:val="nil"/>
              <w:bottom w:val="nil"/>
              <w:right w:val="nil"/>
            </w:tcBorders>
            <w:shd w:val="clear" w:color="auto" w:fill="FFFFFF"/>
            <w:tcMar>
              <w:top w:w="100" w:type="dxa"/>
              <w:left w:w="120" w:type="dxa"/>
              <w:bottom w:w="100" w:type="dxa"/>
              <w:right w:w="100" w:type="dxa"/>
            </w:tcMar>
            <w:vAlign w:val="center"/>
          </w:tcPr>
          <w:p w14:paraId="033A21CC"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我理解</w:t>
            </w:r>
            <w:r>
              <w:rPr>
                <w:rFonts w:ascii="宋体" w:eastAsia="宋体" w:hAnsi="宋体" w:cs="宋体"/>
                <w:kern w:val="0"/>
                <w:lang w:bidi="ar"/>
              </w:rPr>
              <w:t>可以在</w:t>
            </w:r>
            <w:del w:id="216" w:author="束宇" w:date="2026-09-29T15:20:00Z">
              <w:r>
                <w:rPr>
                  <w:rFonts w:ascii="Times New Roman" w:eastAsia="宋体" w:hAnsi="Times New Roman" w:cs="方正仿宋_GB2312" w:hint="eastAsia"/>
                  <w:color w:val="000000"/>
                </w:rPr>
                <w:delText>住房信托养老</w:delText>
              </w:r>
            </w:del>
            <w:ins w:id="217" w:author="束宇" w:date="2026-09-29T15:20:00Z">
              <w:r>
                <w:rPr>
                  <w:rFonts w:ascii="Times New Roman" w:eastAsia="宋体" w:hAnsi="Times New Roman" w:cs="方正仿宋_GB2312" w:hint="eastAsia"/>
                  <w:color w:val="000000"/>
                </w:rPr>
                <w:t>房产养老信托</w:t>
              </w:r>
            </w:ins>
            <w:r>
              <w:rPr>
                <w:rFonts w:ascii="宋体" w:eastAsia="宋体" w:hAnsi="宋体" w:cs="宋体"/>
                <w:kern w:val="0"/>
                <w:lang w:bidi="ar"/>
              </w:rPr>
              <w:t>合同中约定本人继续居住，并明确房屋出租、出售或其他处置的条件</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82F48E1"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90BBB4D"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21D6877"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D3D81DC"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BABAC96"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r w:rsidR="00824622" w14:paraId="0071481C" w14:textId="77777777">
        <w:trPr>
          <w:cantSplit/>
          <w:trHeight w:val="90"/>
        </w:trPr>
        <w:tc>
          <w:tcPr>
            <w:tcW w:w="360" w:type="pct"/>
            <w:tcBorders>
              <w:top w:val="nil"/>
              <w:left w:val="nil"/>
              <w:bottom w:val="nil"/>
              <w:right w:val="nil"/>
            </w:tcBorders>
            <w:shd w:val="clear" w:color="auto" w:fill="FFFFFF"/>
            <w:tcMar>
              <w:top w:w="100" w:type="dxa"/>
              <w:left w:w="120" w:type="dxa"/>
              <w:bottom w:w="100" w:type="dxa"/>
              <w:right w:w="100" w:type="dxa"/>
            </w:tcMar>
            <w:vAlign w:val="center"/>
          </w:tcPr>
          <w:p w14:paraId="3429BC27"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C3</w:t>
            </w:r>
          </w:p>
        </w:tc>
        <w:tc>
          <w:tcPr>
            <w:tcW w:w="2711" w:type="pct"/>
            <w:tcBorders>
              <w:top w:val="nil"/>
              <w:left w:val="nil"/>
              <w:bottom w:val="nil"/>
              <w:right w:val="nil"/>
            </w:tcBorders>
            <w:shd w:val="clear" w:color="auto" w:fill="FFFFFF"/>
            <w:tcMar>
              <w:top w:w="100" w:type="dxa"/>
              <w:left w:w="120" w:type="dxa"/>
              <w:bottom w:w="100" w:type="dxa"/>
              <w:right w:w="100" w:type="dxa"/>
            </w:tcMar>
            <w:vAlign w:val="center"/>
          </w:tcPr>
          <w:p w14:paraId="4023E787"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我理解</w:t>
            </w:r>
            <w:del w:id="218" w:author="束宇" w:date="2026-09-29T15:20:00Z">
              <w:r>
                <w:rPr>
                  <w:rFonts w:ascii="Times New Roman" w:eastAsia="宋体" w:hAnsi="Times New Roman" w:cs="方正仿宋_GB2312" w:hint="eastAsia"/>
                  <w:color w:val="000000"/>
                </w:rPr>
                <w:delText>住房信托养老</w:delText>
              </w:r>
            </w:del>
            <w:ins w:id="219" w:author="束宇" w:date="2026-09-29T15:20:00Z">
              <w:r>
                <w:rPr>
                  <w:rFonts w:ascii="Times New Roman" w:eastAsia="宋体" w:hAnsi="Times New Roman" w:cs="方正仿宋_GB2312" w:hint="eastAsia"/>
                  <w:color w:val="000000"/>
                </w:rPr>
                <w:t>房产养老信托</w:t>
              </w:r>
            </w:ins>
            <w:r>
              <w:rPr>
                <w:rFonts w:ascii="Times New Roman" w:eastAsia="宋体" w:hAnsi="Times New Roman" w:cs="方正仿宋_GB2312" w:hint="eastAsia"/>
                <w:color w:val="000000"/>
              </w:rPr>
              <w:t>可以在本人失能后，按约定管理房产并支付养老、医疗和照护费用</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C760B32"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17985F3F"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B8AC4CF"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5AD19A2"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7CBD2CEC"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r w:rsidR="00824622" w14:paraId="3BAB6B7A" w14:textId="77777777">
        <w:trPr>
          <w:cantSplit/>
        </w:trPr>
        <w:tc>
          <w:tcPr>
            <w:tcW w:w="360"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14E7FCB7"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C4</w:t>
            </w:r>
          </w:p>
        </w:tc>
        <w:tc>
          <w:tcPr>
            <w:tcW w:w="2711"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2D6C835"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我能够分清</w:t>
            </w:r>
            <w:del w:id="220" w:author="束宇" w:date="2026-09-29T15:20:00Z">
              <w:r>
                <w:rPr>
                  <w:rFonts w:ascii="Times New Roman" w:eastAsia="宋体" w:hAnsi="Times New Roman" w:cs="方正仿宋_GB2312" w:hint="eastAsia"/>
                  <w:color w:val="000000"/>
                </w:rPr>
                <w:delText>住房信托养老</w:delText>
              </w:r>
            </w:del>
            <w:ins w:id="221" w:author="束宇" w:date="2026-09-29T15:20:00Z">
              <w:r>
                <w:rPr>
                  <w:rFonts w:ascii="Times New Roman" w:eastAsia="宋体" w:hAnsi="Times New Roman" w:cs="方正仿宋_GB2312" w:hint="eastAsia"/>
                  <w:color w:val="000000"/>
                </w:rPr>
                <w:t>房产养老信托</w:t>
              </w:r>
            </w:ins>
            <w:r>
              <w:rPr>
                <w:rFonts w:ascii="Times New Roman" w:eastAsia="宋体" w:hAnsi="Times New Roman" w:cs="方正仿宋_GB2312" w:hint="eastAsia"/>
                <w:color w:val="000000"/>
              </w:rPr>
              <w:t>与保险反向抵押以房养老的主要区别</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4CB626C"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98B9E2B"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6C3F9A0B"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5F0585F4"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71F0BDBA" w14:textId="77777777" w:rsidR="00824622" w:rsidRDefault="00C20BDB">
            <w:pPr>
              <w:pStyle w:val="a1"/>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bl>
    <w:p w14:paraId="6208BFA8" w14:textId="77777777" w:rsidR="00824622" w:rsidRDefault="00C20BDB">
      <w:pPr>
        <w:pStyle w:val="1"/>
        <w:spacing w:after="192"/>
        <w:rPr>
          <w:rFonts w:ascii="Times New Roman" w:eastAsia="宋体" w:hAnsi="Times New Roman"/>
        </w:rPr>
      </w:pPr>
      <w:bookmarkStart w:id="222" w:name="四对以房养老模式认知"/>
      <w:bookmarkEnd w:id="43"/>
      <w:bookmarkEnd w:id="47"/>
      <w:bookmarkEnd w:id="200"/>
      <w:r>
        <w:rPr>
          <w:rFonts w:hint="eastAsia"/>
        </w:rPr>
        <w:t>意愿二次调查</w:t>
      </w:r>
    </w:p>
    <w:p w14:paraId="04AD8D8A" w14:textId="77777777" w:rsidR="00824622" w:rsidRDefault="00C20BDB">
      <w:pPr>
        <w:pStyle w:val="3"/>
        <w:spacing w:before="288" w:after="192"/>
        <w:rPr>
          <w:rFonts w:ascii="Times New Roman" w:eastAsia="宋体" w:hAnsi="Times New Roman" w:cs="方正仿宋_GB2312"/>
        </w:rPr>
      </w:pPr>
      <w:bookmarkStart w:id="223" w:name="若将房产装入养老信托您最看重哪项功能可多选"/>
      <w:del w:id="224" w:author="束宇" w:date="2026-09-29T15:20:00Z">
        <w:r>
          <w:rPr>
            <w:rFonts w:ascii="Times New Roman" w:eastAsia="宋体" w:hAnsi="Times New Roman" w:cs="方正仿宋_GB2312" w:hint="eastAsia"/>
          </w:rPr>
          <w:delText>住房信托养老</w:delText>
        </w:r>
      </w:del>
      <w:ins w:id="225" w:author="束宇" w:date="2026-09-29T15:20:00Z">
        <w:r>
          <w:rPr>
            <w:rFonts w:ascii="Times New Roman" w:eastAsia="宋体" w:hAnsi="Times New Roman" w:cs="方正仿宋_GB2312" w:hint="eastAsia"/>
          </w:rPr>
          <w:t>房产养老信托</w:t>
        </w:r>
      </w:ins>
      <w:r>
        <w:rPr>
          <w:rFonts w:ascii="Times New Roman" w:eastAsia="宋体" w:hAnsi="Times New Roman" w:cs="方正仿宋_GB2312" w:hint="eastAsia"/>
        </w:rPr>
        <w:t>接受意愿（</w:t>
      </w:r>
      <w:r>
        <w:rPr>
          <w:rFonts w:ascii="Times New Roman" w:eastAsia="宋体" w:hAnsi="Times New Roman" w:cs="方正仿宋_GB2312" w:hint="eastAsia"/>
        </w:rPr>
        <w:t>W</w:t>
      </w:r>
      <w:r>
        <w:rPr>
          <w:rFonts w:ascii="Times New Roman" w:eastAsia="宋体" w:hAnsi="Times New Roman" w:cs="方正仿宋_GB2312" w:hint="eastAsia"/>
        </w:rPr>
        <w:t>）</w:t>
      </w:r>
    </w:p>
    <w:p w14:paraId="71D686C4" w14:textId="77777777" w:rsidR="00824622" w:rsidRDefault="00C20BDB">
      <w:pPr>
        <w:spacing w:after="48"/>
      </w:pPr>
      <w:r>
        <w:rPr>
          <w:rFonts w:ascii="宋体" w:eastAsia="宋体" w:hAnsi="宋体" w:cs="宋体"/>
        </w:rPr>
        <w:t>1=</w:t>
      </w:r>
      <w:r>
        <w:rPr>
          <w:rFonts w:ascii="宋体" w:eastAsia="宋体" w:hAnsi="宋体" w:cs="宋体"/>
        </w:rPr>
        <w:t>完全不同意，</w:t>
      </w:r>
      <w:r>
        <w:rPr>
          <w:rFonts w:ascii="宋体" w:eastAsia="宋体" w:hAnsi="宋体" w:cs="宋体"/>
        </w:rPr>
        <w:t>2=</w:t>
      </w:r>
      <w:r>
        <w:rPr>
          <w:rFonts w:ascii="宋体" w:eastAsia="宋体" w:hAnsi="宋体" w:cs="宋体"/>
        </w:rPr>
        <w:t>比较不同意，</w:t>
      </w:r>
      <w:r>
        <w:rPr>
          <w:rFonts w:ascii="宋体" w:eastAsia="宋体" w:hAnsi="宋体" w:cs="宋体"/>
        </w:rPr>
        <w:t>3=</w:t>
      </w:r>
      <w:r>
        <w:rPr>
          <w:rFonts w:ascii="宋体" w:eastAsia="宋体" w:hAnsi="宋体" w:cs="宋体"/>
        </w:rPr>
        <w:t>一般，</w:t>
      </w:r>
      <w:r>
        <w:rPr>
          <w:rFonts w:ascii="宋体" w:eastAsia="宋体" w:hAnsi="宋体" w:cs="宋体"/>
        </w:rPr>
        <w:t>4=</w:t>
      </w:r>
      <w:r>
        <w:rPr>
          <w:rFonts w:ascii="宋体" w:eastAsia="宋体" w:hAnsi="宋体" w:cs="宋体"/>
        </w:rPr>
        <w:t>比较同意，</w:t>
      </w:r>
      <w:r>
        <w:rPr>
          <w:rFonts w:ascii="宋体" w:eastAsia="宋体" w:hAnsi="宋体" w:cs="宋体"/>
        </w:rPr>
        <w:t>5=</w:t>
      </w:r>
      <w:r>
        <w:rPr>
          <w:rFonts w:ascii="宋体" w:eastAsia="宋体" w:hAnsi="宋体" w:cs="宋体"/>
        </w:rPr>
        <w:t>完全同意。</w:t>
      </w:r>
    </w:p>
    <w:tbl>
      <w:tblPr>
        <w:tblW w:w="9720" w:type="dxa"/>
        <w:tblInd w:w="120" w:type="dxa"/>
        <w:tblBorders>
          <w:top w:val="single" w:sz="4" w:space="0" w:color="A9B8C4"/>
          <w:left w:val="single" w:sz="4" w:space="0" w:color="A9B8C4"/>
          <w:bottom w:val="single" w:sz="4" w:space="0" w:color="A9B8C4"/>
          <w:right w:val="single" w:sz="4" w:space="0" w:color="A9B8C4"/>
          <w:insideH w:val="single" w:sz="4" w:space="0" w:color="A9B8C4"/>
          <w:insideV w:val="single" w:sz="4" w:space="0" w:color="A9B8C4"/>
        </w:tblBorders>
        <w:tblLayout w:type="fixed"/>
        <w:tblLook w:val="04A0" w:firstRow="1" w:lastRow="0" w:firstColumn="1" w:lastColumn="0" w:noHBand="0" w:noVBand="1"/>
      </w:tblPr>
      <w:tblGrid>
        <w:gridCol w:w="700"/>
        <w:gridCol w:w="5270"/>
        <w:gridCol w:w="750"/>
        <w:gridCol w:w="750"/>
        <w:gridCol w:w="750"/>
        <w:gridCol w:w="750"/>
        <w:gridCol w:w="750"/>
      </w:tblGrid>
      <w:tr w:rsidR="00824622" w14:paraId="4CB0C970" w14:textId="77777777">
        <w:trPr>
          <w:cantSplit/>
          <w:tblHeader/>
        </w:trPr>
        <w:tc>
          <w:tcPr>
            <w:tcW w:w="700" w:type="dxa"/>
            <w:tcBorders>
              <w:top w:val="single" w:sz="12" w:space="0" w:color="000000"/>
              <w:left w:val="nil"/>
              <w:bottom w:val="single" w:sz="4" w:space="0" w:color="000000"/>
              <w:right w:val="nil"/>
              <w:tl2br w:val="nil"/>
            </w:tcBorders>
            <w:shd w:val="clear" w:color="auto" w:fill="FFFFFF"/>
            <w:tcMar>
              <w:top w:w="100" w:type="dxa"/>
              <w:left w:w="120" w:type="dxa"/>
              <w:bottom w:w="100" w:type="dxa"/>
              <w:right w:w="100" w:type="dxa"/>
            </w:tcMar>
            <w:vAlign w:val="center"/>
          </w:tcPr>
          <w:p w14:paraId="111BA421" w14:textId="77777777" w:rsidR="00824622" w:rsidRDefault="00C20BDB">
            <w:pPr>
              <w:spacing w:after="48"/>
              <w:rPr>
                <w:color w:val="000000"/>
              </w:rPr>
            </w:pPr>
            <w:r>
              <w:rPr>
                <w:rFonts w:hint="eastAsia"/>
                <w:color w:val="000000"/>
              </w:rPr>
              <w:t>编码</w:t>
            </w:r>
          </w:p>
        </w:tc>
        <w:tc>
          <w:tcPr>
            <w:tcW w:w="527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6C7433EB" w14:textId="77777777" w:rsidR="00824622" w:rsidRDefault="00C20BDB">
            <w:pPr>
              <w:spacing w:after="48"/>
              <w:rPr>
                <w:color w:val="000000"/>
              </w:rPr>
            </w:pPr>
            <w:r>
              <w:rPr>
                <w:rFonts w:hint="eastAsia"/>
                <w:color w:val="000000"/>
              </w:rPr>
              <w:t>陈述</w:t>
            </w:r>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40F8A579" w14:textId="77777777" w:rsidR="00824622" w:rsidRDefault="00C20BDB">
            <w:pPr>
              <w:widowControl/>
              <w:spacing w:after="48" w:line="252" w:lineRule="auto"/>
              <w:jc w:val="center"/>
              <w:rPr>
                <w:color w:val="000000"/>
              </w:rPr>
            </w:pPr>
            <w:ins w:id="226" w:author="束宇" w:date="2026-09-29T15:20:00Z">
              <w:r>
                <w:rPr>
                  <w:rFonts w:ascii="Times New Roman" w:eastAsia="宋体" w:hAnsi="Times New Roman" w:cs="Times New Roman" w:hint="eastAsia"/>
                  <w:color w:val="000000"/>
                  <w:szCs w:val="22"/>
                </w:rPr>
                <w:t>完全不同意</w:t>
              </w:r>
              <w:r>
                <w:rPr>
                  <w:rFonts w:ascii="Times New Roman" w:eastAsia="宋体" w:hAnsi="Times New Roman" w:cs="Times New Roman"/>
                  <w:color w:val="000000"/>
                  <w:szCs w:val="22"/>
                  <w:lang w:eastAsia="en-US"/>
                </w:rPr>
                <w:t>1</w:t>
              </w:r>
            </w:ins>
            <w:del w:id="227" w:author="束宇" w:date="2026-09-29T15:20:00Z">
              <w:r>
                <w:rPr>
                  <w:rFonts w:hint="eastAsia"/>
                  <w:color w:val="000000"/>
                </w:rPr>
                <w:delText>1</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DF0EA67" w14:textId="77777777" w:rsidR="00824622" w:rsidRDefault="00C20BDB">
            <w:pPr>
              <w:widowControl/>
              <w:spacing w:after="48" w:line="252" w:lineRule="auto"/>
              <w:jc w:val="center"/>
              <w:rPr>
                <w:color w:val="000000"/>
              </w:rPr>
            </w:pPr>
            <w:ins w:id="228" w:author="束宇" w:date="2026-09-29T15:20:00Z">
              <w:r>
                <w:rPr>
                  <w:rFonts w:ascii="Times New Roman" w:eastAsia="宋体" w:hAnsi="Times New Roman" w:cs="Times New Roman"/>
                  <w:color w:val="000000"/>
                  <w:szCs w:val="22"/>
                  <w:lang w:eastAsia="en-US"/>
                </w:rPr>
                <w:t>2</w:t>
              </w:r>
              <w:r>
                <w:rPr>
                  <w:rFonts w:ascii="Times New Roman" w:eastAsia="宋体" w:hAnsi="Times New Roman" w:cs="Times New Roman" w:hint="eastAsia"/>
                  <w:color w:val="000000"/>
                  <w:szCs w:val="22"/>
                </w:rPr>
                <w:t>比较不同意</w:t>
              </w:r>
            </w:ins>
            <w:del w:id="229" w:author="束宇" w:date="2026-09-29T15:20:00Z">
              <w:r>
                <w:rPr>
                  <w:rFonts w:hint="eastAsia"/>
                  <w:color w:val="000000"/>
                </w:rPr>
                <w:delText>2</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3E5D23EC" w14:textId="77777777" w:rsidR="00824622" w:rsidRDefault="00C20BDB">
            <w:pPr>
              <w:widowControl/>
              <w:spacing w:after="48" w:line="252" w:lineRule="auto"/>
              <w:jc w:val="center"/>
              <w:rPr>
                <w:color w:val="000000"/>
              </w:rPr>
            </w:pPr>
            <w:ins w:id="230" w:author="束宇" w:date="2026-09-29T15:20:00Z">
              <w:r>
                <w:rPr>
                  <w:rFonts w:ascii="Times New Roman" w:eastAsia="宋体" w:hAnsi="Times New Roman" w:cs="Times New Roman" w:hint="eastAsia"/>
                  <w:color w:val="000000"/>
                  <w:szCs w:val="22"/>
                </w:rPr>
                <w:t>一般</w:t>
              </w:r>
              <w:r>
                <w:rPr>
                  <w:rFonts w:ascii="Times New Roman" w:eastAsia="宋体" w:hAnsi="Times New Roman" w:cs="Times New Roman"/>
                  <w:color w:val="000000"/>
                  <w:szCs w:val="22"/>
                  <w:lang w:eastAsia="en-US"/>
                </w:rPr>
                <w:t>3</w:t>
              </w:r>
            </w:ins>
            <w:del w:id="231" w:author="束宇" w:date="2026-09-29T15:20:00Z">
              <w:r>
                <w:rPr>
                  <w:rFonts w:hint="eastAsia"/>
                  <w:color w:val="000000"/>
                </w:rPr>
                <w:delText>3</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637D88C" w14:textId="77777777" w:rsidR="00824622" w:rsidRDefault="00C20BDB">
            <w:pPr>
              <w:widowControl/>
              <w:spacing w:after="48" w:line="252" w:lineRule="auto"/>
              <w:jc w:val="center"/>
              <w:rPr>
                <w:color w:val="000000"/>
              </w:rPr>
            </w:pPr>
            <w:ins w:id="232" w:author="束宇" w:date="2026-09-29T15:20:00Z">
              <w:r>
                <w:rPr>
                  <w:rFonts w:ascii="Times New Roman" w:eastAsia="宋体" w:hAnsi="Times New Roman" w:cs="Times New Roman"/>
                  <w:color w:val="000000"/>
                  <w:szCs w:val="22"/>
                  <w:lang w:eastAsia="en-US"/>
                </w:rPr>
                <w:t>4</w:t>
              </w:r>
              <w:r>
                <w:rPr>
                  <w:rFonts w:ascii="Times New Roman" w:eastAsia="宋体" w:hAnsi="Times New Roman" w:cs="Times New Roman" w:hint="eastAsia"/>
                  <w:color w:val="000000"/>
                  <w:szCs w:val="22"/>
                </w:rPr>
                <w:t>比较同意</w:t>
              </w:r>
            </w:ins>
            <w:del w:id="233" w:author="束宇" w:date="2026-09-29T15:20:00Z">
              <w:r>
                <w:rPr>
                  <w:rFonts w:hint="eastAsia"/>
                  <w:color w:val="000000"/>
                </w:rPr>
                <w:delText>4</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777B3518" w14:textId="77777777" w:rsidR="00824622" w:rsidRDefault="00C20BDB">
            <w:pPr>
              <w:widowControl/>
              <w:spacing w:after="48" w:line="252" w:lineRule="auto"/>
              <w:jc w:val="center"/>
              <w:rPr>
                <w:color w:val="000000"/>
              </w:rPr>
            </w:pPr>
            <w:ins w:id="234" w:author="束宇" w:date="2026-09-29T15:20:00Z">
              <w:r>
                <w:rPr>
                  <w:rFonts w:ascii="Times New Roman" w:eastAsia="宋体" w:hAnsi="Times New Roman" w:cs="Times New Roman" w:hint="eastAsia"/>
                  <w:color w:val="000000"/>
                  <w:szCs w:val="22"/>
                </w:rPr>
                <w:t>完全同意</w:t>
              </w:r>
              <w:r>
                <w:rPr>
                  <w:rFonts w:ascii="Times New Roman" w:eastAsia="宋体" w:hAnsi="Times New Roman" w:cs="Times New Roman"/>
                  <w:color w:val="000000"/>
                  <w:szCs w:val="22"/>
                  <w:lang w:eastAsia="en-US"/>
                </w:rPr>
                <w:t>5</w:t>
              </w:r>
            </w:ins>
            <w:del w:id="235" w:author="束宇" w:date="2026-09-29T15:20:00Z">
              <w:r>
                <w:rPr>
                  <w:rFonts w:hint="eastAsia"/>
                  <w:color w:val="000000"/>
                </w:rPr>
                <w:delText>5</w:delText>
              </w:r>
            </w:del>
          </w:p>
        </w:tc>
      </w:tr>
      <w:tr w:rsidR="00824622" w14:paraId="13692340" w14:textId="77777777">
        <w:trPr>
          <w:cantSplit/>
        </w:trPr>
        <w:tc>
          <w:tcPr>
            <w:tcW w:w="70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352CA0EF" w14:textId="77777777" w:rsidR="00824622" w:rsidRDefault="00C20BDB">
            <w:pPr>
              <w:spacing w:after="48"/>
              <w:rPr>
                <w:color w:val="000000"/>
              </w:rPr>
            </w:pPr>
            <w:r>
              <w:rPr>
                <w:rFonts w:hint="eastAsia"/>
                <w:color w:val="000000"/>
              </w:rPr>
              <w:t>W1</w:t>
            </w:r>
          </w:p>
        </w:tc>
        <w:tc>
          <w:tcPr>
            <w:tcW w:w="527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C26C319" w14:textId="77777777" w:rsidR="00824622" w:rsidRDefault="00C20BDB">
            <w:pPr>
              <w:spacing w:after="48"/>
              <w:rPr>
                <w:color w:val="000000"/>
              </w:rPr>
            </w:pPr>
            <w:r>
              <w:rPr>
                <w:rFonts w:hint="eastAsia"/>
                <w:color w:val="000000"/>
              </w:rPr>
              <w:t>我愿意进一步了解</w:t>
            </w:r>
            <w:del w:id="236" w:author="束宇" w:date="2026-09-29T15:20:00Z">
              <w:r>
                <w:rPr>
                  <w:rFonts w:hint="eastAsia"/>
                  <w:color w:val="000000"/>
                </w:rPr>
                <w:delText>住房信托养老</w:delText>
              </w:r>
            </w:del>
            <w:ins w:id="237" w:author="束宇" w:date="2026-09-29T15:20:00Z">
              <w:r>
                <w:rPr>
                  <w:rFonts w:hint="eastAsia"/>
                  <w:color w:val="000000"/>
                </w:rPr>
                <w:t>房产养老信托</w:t>
              </w:r>
            </w:ins>
            <w:r>
              <w:rPr>
                <w:rFonts w:hint="eastAsia"/>
                <w:color w:val="000000"/>
              </w:rPr>
              <w:t>相关产品</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46175A7E" w14:textId="77777777" w:rsidR="00824622" w:rsidRDefault="00C20BDB">
            <w:pPr>
              <w:spacing w:after="48"/>
              <w:rPr>
                <w:color w:val="000000"/>
              </w:rPr>
            </w:pPr>
            <w:r>
              <w:rPr>
                <w:rFonts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8F76766" w14:textId="77777777" w:rsidR="00824622" w:rsidRDefault="00C20BDB">
            <w:pPr>
              <w:spacing w:after="48"/>
              <w:rPr>
                <w:color w:val="000000"/>
              </w:rPr>
            </w:pPr>
            <w:r>
              <w:rPr>
                <w:rFonts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16465C72" w14:textId="77777777" w:rsidR="00824622" w:rsidRDefault="00C20BDB">
            <w:pPr>
              <w:spacing w:after="48"/>
              <w:rPr>
                <w:color w:val="000000"/>
              </w:rPr>
            </w:pPr>
            <w:r>
              <w:rPr>
                <w:rFonts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24553138" w14:textId="77777777" w:rsidR="00824622" w:rsidRDefault="00C20BDB">
            <w:pPr>
              <w:spacing w:after="48"/>
              <w:rPr>
                <w:color w:val="000000"/>
              </w:rPr>
            </w:pPr>
            <w:r>
              <w:rPr>
                <w:rFonts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734E06D6" w14:textId="77777777" w:rsidR="00824622" w:rsidRDefault="00C20BDB">
            <w:pPr>
              <w:spacing w:after="48"/>
              <w:rPr>
                <w:color w:val="000000"/>
              </w:rPr>
            </w:pPr>
            <w:r>
              <w:rPr>
                <w:rFonts w:hint="eastAsia"/>
                <w:color w:val="000000"/>
              </w:rPr>
              <w:t>□</w:t>
            </w:r>
          </w:p>
        </w:tc>
      </w:tr>
      <w:tr w:rsidR="00824622" w14:paraId="07565F0F" w14:textId="77777777">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437A0A1E" w14:textId="77777777" w:rsidR="00824622" w:rsidRDefault="00C20BDB">
            <w:pPr>
              <w:spacing w:after="48"/>
              <w:rPr>
                <w:color w:val="000000"/>
              </w:rPr>
            </w:pPr>
            <w:r>
              <w:rPr>
                <w:rFonts w:hint="eastAsia"/>
                <w:color w:val="000000"/>
              </w:rPr>
              <w:t>W2</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3BE2FFC2" w14:textId="77777777" w:rsidR="00824622" w:rsidRDefault="00C20BDB">
            <w:pPr>
              <w:spacing w:after="48"/>
              <w:rPr>
                <w:color w:val="000000"/>
              </w:rPr>
            </w:pPr>
            <w:r>
              <w:rPr>
                <w:rFonts w:ascii="宋体" w:eastAsia="宋体" w:hAnsi="宋体" w:cs="宋体"/>
              </w:rPr>
              <w:t>如果服务费用、合同条款和退出安排清晰合理，我愿意考虑由信托机构按约定管理房产的出租、维修</w:t>
            </w:r>
            <w:r>
              <w:rPr>
                <w:rStyle w:val="afa"/>
                <w:rFonts w:ascii="宋体" w:eastAsia="宋体" w:hAnsi="宋体" w:cs="宋体" w:hint="eastAsia"/>
                <w:color w:val="000000"/>
                <w:sz w:val="24"/>
                <w:szCs w:val="24"/>
                <w14:textFill>
                  <w14:solidFill>
                    <w14:srgbClr w14:val="000000">
                      <w14:lumMod w14:val="85000"/>
                      <w14:lumOff w14:val="15000"/>
                    </w14:srgbClr>
                  </w14:solidFill>
                </w14:textFill>
              </w:rPr>
              <w:t>、出售</w:t>
            </w:r>
            <w:r>
              <w:rPr>
                <w:rFonts w:ascii="宋体" w:eastAsia="宋体" w:hAnsi="宋体" w:cs="宋体"/>
              </w:rPr>
              <w:t>等事务。</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E7A8DAC"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E99AAF2"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83FC6E1"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1BD6BBA"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5ADA64B5" w14:textId="77777777" w:rsidR="00824622" w:rsidRDefault="00C20BDB">
            <w:pPr>
              <w:spacing w:after="48"/>
              <w:rPr>
                <w:color w:val="000000"/>
              </w:rPr>
            </w:pPr>
            <w:r>
              <w:rPr>
                <w:rFonts w:hint="eastAsia"/>
                <w:color w:val="000000"/>
              </w:rPr>
              <w:t>□</w:t>
            </w:r>
          </w:p>
        </w:tc>
      </w:tr>
      <w:tr w:rsidR="00824622" w14:paraId="6EFB574D" w14:textId="77777777">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17896AC3" w14:textId="77777777" w:rsidR="00824622" w:rsidRDefault="00C20BDB">
            <w:pPr>
              <w:spacing w:after="48"/>
              <w:rPr>
                <w:color w:val="000000"/>
              </w:rPr>
            </w:pPr>
            <w:r>
              <w:rPr>
                <w:rFonts w:hint="eastAsia"/>
                <w:color w:val="000000"/>
              </w:rPr>
              <w:lastRenderedPageBreak/>
              <w:t>W3</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0DD18A0B" w14:textId="77777777" w:rsidR="00824622" w:rsidRDefault="00C20BDB">
            <w:pPr>
              <w:spacing w:after="48"/>
              <w:rPr>
                <w:color w:val="000000"/>
              </w:rPr>
            </w:pPr>
            <w:del w:id="238" w:author="束宇" w:date="2026-09-29T15:20:00Z">
              <w:r>
                <w:rPr>
                  <w:rFonts w:hint="eastAsia"/>
                  <w:color w:val="000000"/>
                </w:rPr>
                <w:delText>住房信托养老</w:delText>
              </w:r>
            </w:del>
            <w:ins w:id="239" w:author="束宇" w:date="2026-09-29T15:20:00Z">
              <w:r>
                <w:rPr>
                  <w:rFonts w:hint="eastAsia"/>
                  <w:color w:val="000000"/>
                </w:rPr>
                <w:t>房产养老信托</w:t>
              </w:r>
            </w:ins>
            <w:r>
              <w:rPr>
                <w:rFonts w:hint="eastAsia"/>
                <w:color w:val="000000"/>
              </w:rPr>
              <w:t>兼顾养老开支与身后财产安排，对我有吸引力</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AA97B3F"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2EA0305"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6829635"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4AC93C5B" w14:textId="77777777" w:rsidR="00824622" w:rsidRDefault="00C20BDB">
            <w:pPr>
              <w:spacing w:after="48"/>
              <w:rPr>
                <w:color w:val="000000"/>
              </w:rPr>
            </w:pPr>
            <w:r>
              <w:rPr>
                <w:rFonts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51D4561" w14:textId="77777777" w:rsidR="00824622" w:rsidRDefault="00C20BDB">
            <w:pPr>
              <w:spacing w:after="48"/>
              <w:rPr>
                <w:color w:val="000000"/>
              </w:rPr>
            </w:pPr>
            <w:r>
              <w:rPr>
                <w:rFonts w:hint="eastAsia"/>
                <w:color w:val="000000"/>
              </w:rPr>
              <w:t>□</w:t>
            </w:r>
          </w:p>
        </w:tc>
      </w:tr>
      <w:tr w:rsidR="00824622" w14:paraId="4DA6A173" w14:textId="77777777">
        <w:trPr>
          <w:cantSplit/>
        </w:trPr>
        <w:tc>
          <w:tcPr>
            <w:tcW w:w="70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3E544870" w14:textId="77777777" w:rsidR="00824622" w:rsidRDefault="00C20BDB">
            <w:pPr>
              <w:spacing w:after="48"/>
              <w:rPr>
                <w:color w:val="000000"/>
              </w:rPr>
            </w:pPr>
            <w:r>
              <w:rPr>
                <w:rFonts w:hint="eastAsia"/>
                <w:color w:val="000000"/>
              </w:rPr>
              <w:t>W4</w:t>
            </w:r>
          </w:p>
        </w:tc>
        <w:tc>
          <w:tcPr>
            <w:tcW w:w="527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6682FA9C" w14:textId="77777777" w:rsidR="00824622" w:rsidRDefault="00C20BDB">
            <w:pPr>
              <w:spacing w:after="48"/>
              <w:rPr>
                <w:color w:val="000000"/>
              </w:rPr>
            </w:pPr>
            <w:r>
              <w:rPr>
                <w:rFonts w:hint="eastAsia"/>
              </w:rPr>
              <w:t>我愿意向我的朋友推荐此类</w:t>
            </w:r>
            <w:del w:id="240" w:author="束宇" w:date="2026-09-29T15:20:00Z">
              <w:r>
                <w:rPr>
                  <w:rFonts w:hint="eastAsia"/>
                  <w:color w:val="000000"/>
                </w:rPr>
                <w:delText>住房信托养老</w:delText>
              </w:r>
            </w:del>
            <w:ins w:id="241" w:author="束宇" w:date="2026-09-29T15:20:00Z">
              <w:r>
                <w:rPr>
                  <w:rFonts w:hint="eastAsia"/>
                  <w:color w:val="000000"/>
                </w:rPr>
                <w:t>房产养老信托</w:t>
              </w:r>
            </w:ins>
            <w:r>
              <w:rPr>
                <w:rFonts w:hint="eastAsia"/>
              </w:rPr>
              <w:t>产品</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6B6A0514" w14:textId="77777777" w:rsidR="00824622" w:rsidRDefault="00C20BDB">
            <w:pPr>
              <w:spacing w:after="48"/>
              <w:rPr>
                <w:color w:val="000000"/>
              </w:rPr>
            </w:pPr>
            <w:r>
              <w:rPr>
                <w:rFonts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E1AFD00" w14:textId="77777777" w:rsidR="00824622" w:rsidRDefault="00C20BDB">
            <w:pPr>
              <w:spacing w:after="48"/>
              <w:rPr>
                <w:color w:val="000000"/>
              </w:rPr>
            </w:pPr>
            <w:r>
              <w:rPr>
                <w:rFonts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A20F213" w14:textId="77777777" w:rsidR="00824622" w:rsidRDefault="00C20BDB">
            <w:pPr>
              <w:spacing w:after="48"/>
              <w:rPr>
                <w:color w:val="000000"/>
              </w:rPr>
            </w:pPr>
            <w:r>
              <w:rPr>
                <w:rFonts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D6D2E33" w14:textId="77777777" w:rsidR="00824622" w:rsidRDefault="00C20BDB">
            <w:pPr>
              <w:spacing w:after="48"/>
              <w:rPr>
                <w:color w:val="000000"/>
              </w:rPr>
            </w:pPr>
            <w:r>
              <w:rPr>
                <w:rFonts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C5C62A4" w14:textId="77777777" w:rsidR="00824622" w:rsidRDefault="00C20BDB">
            <w:pPr>
              <w:spacing w:after="48"/>
              <w:rPr>
                <w:color w:val="000000"/>
              </w:rPr>
            </w:pPr>
            <w:r>
              <w:rPr>
                <w:rFonts w:hint="eastAsia"/>
                <w:color w:val="000000"/>
              </w:rPr>
              <w:t>□</w:t>
            </w:r>
          </w:p>
        </w:tc>
      </w:tr>
    </w:tbl>
    <w:p w14:paraId="39E8F35D" w14:textId="77777777" w:rsidR="00824622" w:rsidRDefault="00824622">
      <w:pPr>
        <w:pStyle w:val="FirstParagraph"/>
        <w:rPr>
          <w:rFonts w:ascii="Times New Roman" w:eastAsia="宋体" w:hAnsi="Times New Roman" w:cs="方正仿宋_GB2312"/>
        </w:rPr>
      </w:pPr>
    </w:p>
    <w:p w14:paraId="33429EB7" w14:textId="77777777" w:rsidR="00824622" w:rsidRDefault="00C20BDB">
      <w:pPr>
        <w:pStyle w:val="3"/>
        <w:keepNext w:val="0"/>
        <w:keepLines w:val="0"/>
        <w:widowControl/>
        <w:spacing w:before="288" w:after="192"/>
      </w:pPr>
      <w:r>
        <w:t>如果将房产放入</w:t>
      </w:r>
      <w:del w:id="242" w:author="束宇" w:date="2026-09-29T15:20:00Z">
        <w:r>
          <w:rPr>
            <w:rFonts w:hint="eastAsia"/>
          </w:rPr>
          <w:delText>住房信托养老</w:delText>
        </w:r>
      </w:del>
      <w:ins w:id="243" w:author="束宇" w:date="2026-09-29T15:20:00Z">
        <w:r>
          <w:rPr>
            <w:rFonts w:hint="eastAsia"/>
          </w:rPr>
          <w:t>房产养老信托</w:t>
        </w:r>
      </w:ins>
      <w:r>
        <w:t>，您最希望优先解决哪些问题？（最多选</w:t>
      </w:r>
      <w:r>
        <w:t>3</w:t>
      </w:r>
      <w:r>
        <w:t>项）</w:t>
      </w:r>
    </w:p>
    <w:p w14:paraId="1DCF91DF" w14:textId="77777777" w:rsidR="00824622" w:rsidRDefault="00C20BDB">
      <w:pPr>
        <w:pStyle w:val="af1"/>
        <w:widowControl/>
        <w:spacing w:after="48"/>
      </w:pPr>
      <w:r>
        <w:t xml:space="preserve">A. </w:t>
      </w:r>
      <w:r>
        <w:t>将房产租金转化为稳定、持续的养老收入，补充退休金或日常生活费用</w:t>
      </w:r>
      <w:r>
        <w:br/>
        <w:t xml:space="preserve">B. </w:t>
      </w:r>
      <w:r>
        <w:t>提前安排失能后的房产管理，以及医疗、护理和照护费用的支付</w:t>
      </w:r>
      <w:r>
        <w:br/>
        <w:t xml:space="preserve">C. </w:t>
      </w:r>
      <w:r>
        <w:t>保障本人长期或终身居住，同时盘活房产价值</w:t>
      </w:r>
      <w:r>
        <w:br/>
        <w:t xml:space="preserve">D. </w:t>
      </w:r>
      <w:r>
        <w:t>按照本人意愿，将身后剩余房产留给指定子女或家属，减少继承纠纷</w:t>
      </w:r>
      <w:r>
        <w:br/>
        <w:t xml:space="preserve">E. </w:t>
      </w:r>
      <w:r>
        <w:t>降低房产被不当处置的风险，减少家庭财产纠纷</w:t>
      </w:r>
      <w:r>
        <w:br/>
        <w:t xml:space="preserve">F. </w:t>
      </w:r>
      <w:r>
        <w:t>为需要长期照护的特殊家庭成员预留生活保障</w:t>
      </w:r>
      <w:r>
        <w:br/>
        <w:t xml:space="preserve">G. </w:t>
      </w:r>
      <w:r>
        <w:t>减轻本人或家属管理房屋和财产的负担</w:t>
      </w:r>
      <w:r>
        <w:br/>
        <w:t xml:space="preserve">H. </w:t>
      </w:r>
      <w:r>
        <w:t>暂时没有明确需求，以上都不是我最关心的</w:t>
      </w:r>
      <w:r>
        <w:br/>
        <w:t xml:space="preserve">I. </w:t>
      </w:r>
      <w:r>
        <w:t>其他：</w:t>
      </w:r>
      <w:r>
        <w:t>________</w:t>
      </w:r>
    </w:p>
    <w:p w14:paraId="3F1BE51D" w14:textId="77777777" w:rsidR="00824622" w:rsidRDefault="00C20BDB">
      <w:pPr>
        <w:pStyle w:val="3"/>
        <w:spacing w:before="288" w:after="192"/>
      </w:pPr>
      <w:bookmarkStart w:id="244" w:name="您是否能够接受房产交由信托机构专业托管运营出租维修租金归集单选"/>
      <w:bookmarkEnd w:id="223"/>
      <w:r>
        <w:rPr>
          <w:rFonts w:hint="eastAsia"/>
        </w:rPr>
        <w:t>制度信任（</w:t>
      </w:r>
      <w:r>
        <w:rPr>
          <w:rFonts w:hint="eastAsia"/>
        </w:rPr>
        <w:t>T</w:t>
      </w:r>
      <w:r>
        <w:rPr>
          <w:rFonts w:hint="eastAsia"/>
        </w:rPr>
        <w:t>）</w:t>
      </w:r>
    </w:p>
    <w:p w14:paraId="00091C80" w14:textId="77777777" w:rsidR="00824622" w:rsidRDefault="00C20BDB">
      <w:pPr>
        <w:spacing w:after="48"/>
      </w:pPr>
      <w:r>
        <w:t>1=</w:t>
      </w:r>
      <w:r>
        <w:t>完全不同意，</w:t>
      </w:r>
      <w:r>
        <w:t>2=</w:t>
      </w:r>
      <w:r>
        <w:t>比较不同意，</w:t>
      </w:r>
      <w:r>
        <w:t>3=</w:t>
      </w:r>
      <w:r>
        <w:t>一般，</w:t>
      </w:r>
      <w:r>
        <w:t>4=</w:t>
      </w:r>
      <w:r>
        <w:t>比较同意，</w:t>
      </w:r>
      <w:r>
        <w:t>5=</w:t>
      </w:r>
      <w:r>
        <w:t>完全同意。</w:t>
      </w:r>
    </w:p>
    <w:tbl>
      <w:tblPr>
        <w:tblW w:w="9720" w:type="dxa"/>
        <w:tblInd w:w="120" w:type="dxa"/>
        <w:tblBorders>
          <w:top w:val="single" w:sz="4" w:space="0" w:color="A9B8C4"/>
          <w:left w:val="single" w:sz="4" w:space="0" w:color="A9B8C4"/>
          <w:bottom w:val="single" w:sz="4" w:space="0" w:color="A9B8C4"/>
          <w:right w:val="single" w:sz="4" w:space="0" w:color="A9B8C4"/>
          <w:insideH w:val="single" w:sz="4" w:space="0" w:color="A9B8C4"/>
          <w:insideV w:val="single" w:sz="4" w:space="0" w:color="A9B8C4"/>
        </w:tblBorders>
        <w:tblLayout w:type="fixed"/>
        <w:tblLook w:val="04A0" w:firstRow="1" w:lastRow="0" w:firstColumn="1" w:lastColumn="0" w:noHBand="0" w:noVBand="1"/>
      </w:tblPr>
      <w:tblGrid>
        <w:gridCol w:w="700"/>
        <w:gridCol w:w="5270"/>
        <w:gridCol w:w="750"/>
        <w:gridCol w:w="750"/>
        <w:gridCol w:w="750"/>
        <w:gridCol w:w="750"/>
        <w:gridCol w:w="750"/>
      </w:tblGrid>
      <w:tr w:rsidR="00824622" w14:paraId="0D0BC382" w14:textId="77777777">
        <w:trPr>
          <w:cantSplit/>
          <w:tblHeader/>
        </w:trPr>
        <w:tc>
          <w:tcPr>
            <w:tcW w:w="700" w:type="dxa"/>
            <w:tcBorders>
              <w:top w:val="single" w:sz="12" w:space="0" w:color="000000"/>
              <w:left w:val="nil"/>
              <w:bottom w:val="single" w:sz="4" w:space="0" w:color="000000"/>
              <w:right w:val="nil"/>
              <w:tl2br w:val="nil"/>
            </w:tcBorders>
            <w:shd w:val="clear" w:color="auto" w:fill="FFFFFF"/>
            <w:tcMar>
              <w:top w:w="100" w:type="dxa"/>
              <w:left w:w="120" w:type="dxa"/>
              <w:bottom w:w="100" w:type="dxa"/>
              <w:right w:w="100" w:type="dxa"/>
            </w:tcMar>
            <w:vAlign w:val="center"/>
          </w:tcPr>
          <w:p w14:paraId="2C315FDB"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编码</w:t>
            </w:r>
          </w:p>
        </w:tc>
        <w:tc>
          <w:tcPr>
            <w:tcW w:w="527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7D37119F"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陈述</w:t>
            </w:r>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44AC0263" w14:textId="77777777" w:rsidR="00824622" w:rsidRDefault="00C20BDB">
            <w:pPr>
              <w:widowControl/>
              <w:spacing w:after="48" w:line="252" w:lineRule="auto"/>
              <w:jc w:val="center"/>
              <w:rPr>
                <w:rFonts w:ascii="Times New Roman" w:eastAsia="宋体" w:hAnsi="Times New Roman" w:cs="方正仿宋_GB2312"/>
                <w:color w:val="000000"/>
              </w:rPr>
            </w:pPr>
            <w:ins w:id="245" w:author="束宇" w:date="2026-09-29T15:24:00Z">
              <w:r>
                <w:rPr>
                  <w:rFonts w:ascii="Times New Roman" w:eastAsia="宋体" w:hAnsi="Times New Roman" w:cs="Times New Roman" w:hint="eastAsia"/>
                  <w:color w:val="000000"/>
                  <w:szCs w:val="22"/>
                </w:rPr>
                <w:t>完全不同意</w:t>
              </w:r>
              <w:r>
                <w:rPr>
                  <w:rFonts w:ascii="Times New Roman" w:eastAsia="宋体" w:hAnsi="Times New Roman" w:cs="Times New Roman"/>
                  <w:color w:val="000000"/>
                  <w:szCs w:val="22"/>
                  <w:lang w:eastAsia="en-US"/>
                </w:rPr>
                <w:t>1</w:t>
              </w:r>
            </w:ins>
            <w:del w:id="246" w:author="束宇" w:date="2026-09-29T15:24:00Z">
              <w:r>
                <w:rPr>
                  <w:rFonts w:ascii="Times New Roman" w:eastAsia="宋体" w:hAnsi="Times New Roman" w:cs="方正仿宋_GB2312" w:hint="eastAsia"/>
                  <w:color w:val="000000"/>
                </w:rPr>
                <w:delText>1</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5E47319" w14:textId="77777777" w:rsidR="00824622" w:rsidRDefault="00C20BDB">
            <w:pPr>
              <w:widowControl/>
              <w:spacing w:after="48" w:line="252" w:lineRule="auto"/>
              <w:jc w:val="center"/>
              <w:rPr>
                <w:rFonts w:ascii="Times New Roman" w:eastAsia="宋体" w:hAnsi="Times New Roman" w:cs="方正仿宋_GB2312"/>
                <w:color w:val="000000"/>
              </w:rPr>
            </w:pPr>
            <w:ins w:id="247" w:author="束宇" w:date="2026-09-29T15:24:00Z">
              <w:r>
                <w:rPr>
                  <w:rFonts w:ascii="Times New Roman" w:eastAsia="宋体" w:hAnsi="Times New Roman" w:cs="Times New Roman"/>
                  <w:color w:val="000000"/>
                  <w:szCs w:val="22"/>
                  <w:lang w:eastAsia="en-US"/>
                </w:rPr>
                <w:t>2</w:t>
              </w:r>
              <w:r>
                <w:rPr>
                  <w:rFonts w:ascii="Times New Roman" w:eastAsia="宋体" w:hAnsi="Times New Roman" w:cs="Times New Roman" w:hint="eastAsia"/>
                  <w:color w:val="000000"/>
                  <w:szCs w:val="22"/>
                </w:rPr>
                <w:t>比较不同意</w:t>
              </w:r>
            </w:ins>
            <w:del w:id="248" w:author="束宇" w:date="2026-09-29T15:24:00Z">
              <w:r>
                <w:rPr>
                  <w:rFonts w:ascii="Times New Roman" w:eastAsia="宋体" w:hAnsi="Times New Roman" w:cs="方正仿宋_GB2312" w:hint="eastAsia"/>
                  <w:color w:val="000000"/>
                </w:rPr>
                <w:delText>2</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78204578" w14:textId="77777777" w:rsidR="00824622" w:rsidRDefault="00C20BDB">
            <w:pPr>
              <w:widowControl/>
              <w:spacing w:after="48" w:line="252" w:lineRule="auto"/>
              <w:jc w:val="center"/>
              <w:rPr>
                <w:rFonts w:ascii="Times New Roman" w:eastAsia="宋体" w:hAnsi="Times New Roman" w:cs="方正仿宋_GB2312"/>
                <w:color w:val="000000"/>
              </w:rPr>
            </w:pPr>
            <w:ins w:id="249" w:author="束宇" w:date="2026-09-29T15:24:00Z">
              <w:r>
                <w:rPr>
                  <w:rFonts w:ascii="Times New Roman" w:eastAsia="宋体" w:hAnsi="Times New Roman" w:cs="Times New Roman" w:hint="eastAsia"/>
                  <w:color w:val="000000"/>
                  <w:szCs w:val="22"/>
                </w:rPr>
                <w:t>一般</w:t>
              </w:r>
              <w:r>
                <w:rPr>
                  <w:rFonts w:ascii="Times New Roman" w:eastAsia="宋体" w:hAnsi="Times New Roman" w:cs="Times New Roman"/>
                  <w:color w:val="000000"/>
                  <w:szCs w:val="22"/>
                  <w:lang w:eastAsia="en-US"/>
                </w:rPr>
                <w:t>3</w:t>
              </w:r>
            </w:ins>
            <w:del w:id="250" w:author="束宇" w:date="2026-09-29T15:24:00Z">
              <w:r>
                <w:rPr>
                  <w:rFonts w:ascii="Times New Roman" w:eastAsia="宋体" w:hAnsi="Times New Roman" w:cs="方正仿宋_GB2312" w:hint="eastAsia"/>
                  <w:color w:val="000000"/>
                </w:rPr>
                <w:delText>3</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09160010" w14:textId="77777777" w:rsidR="00824622" w:rsidRDefault="00C20BDB">
            <w:pPr>
              <w:widowControl/>
              <w:spacing w:after="48" w:line="252" w:lineRule="auto"/>
              <w:jc w:val="center"/>
              <w:rPr>
                <w:rFonts w:ascii="Times New Roman" w:eastAsia="宋体" w:hAnsi="Times New Roman" w:cs="方正仿宋_GB2312"/>
                <w:color w:val="000000"/>
              </w:rPr>
            </w:pPr>
            <w:ins w:id="251" w:author="束宇" w:date="2026-09-29T15:24:00Z">
              <w:r>
                <w:rPr>
                  <w:rFonts w:ascii="Times New Roman" w:eastAsia="宋体" w:hAnsi="Times New Roman" w:cs="Times New Roman"/>
                  <w:color w:val="000000"/>
                  <w:szCs w:val="22"/>
                  <w:lang w:eastAsia="en-US"/>
                </w:rPr>
                <w:t>4</w:t>
              </w:r>
              <w:r>
                <w:rPr>
                  <w:rFonts w:ascii="Times New Roman" w:eastAsia="宋体" w:hAnsi="Times New Roman" w:cs="Times New Roman" w:hint="eastAsia"/>
                  <w:color w:val="000000"/>
                  <w:szCs w:val="22"/>
                </w:rPr>
                <w:t>比较同意</w:t>
              </w:r>
            </w:ins>
            <w:del w:id="252" w:author="束宇" w:date="2026-09-29T15:24:00Z">
              <w:r>
                <w:rPr>
                  <w:rFonts w:ascii="Times New Roman" w:eastAsia="宋体" w:hAnsi="Times New Roman" w:cs="方正仿宋_GB2312" w:hint="eastAsia"/>
                  <w:color w:val="000000"/>
                </w:rPr>
                <w:delText>4</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2C0D15D8" w14:textId="77777777" w:rsidR="00824622" w:rsidRDefault="00C20BDB">
            <w:pPr>
              <w:widowControl/>
              <w:spacing w:after="48" w:line="252" w:lineRule="auto"/>
              <w:jc w:val="center"/>
              <w:rPr>
                <w:rFonts w:ascii="Times New Roman" w:eastAsia="宋体" w:hAnsi="Times New Roman" w:cs="方正仿宋_GB2312"/>
                <w:color w:val="000000"/>
              </w:rPr>
            </w:pPr>
            <w:ins w:id="253" w:author="束宇" w:date="2026-09-29T15:24:00Z">
              <w:r>
                <w:rPr>
                  <w:rFonts w:ascii="Times New Roman" w:eastAsia="宋体" w:hAnsi="Times New Roman" w:cs="Times New Roman" w:hint="eastAsia"/>
                  <w:color w:val="000000"/>
                  <w:szCs w:val="22"/>
                </w:rPr>
                <w:t>完全同意</w:t>
              </w:r>
              <w:r>
                <w:rPr>
                  <w:rFonts w:ascii="Times New Roman" w:eastAsia="宋体" w:hAnsi="Times New Roman" w:cs="Times New Roman"/>
                  <w:color w:val="000000"/>
                  <w:szCs w:val="22"/>
                  <w:lang w:eastAsia="en-US"/>
                </w:rPr>
                <w:t>5</w:t>
              </w:r>
            </w:ins>
            <w:del w:id="254" w:author="束宇" w:date="2026-09-29T15:24:00Z">
              <w:r>
                <w:rPr>
                  <w:rFonts w:ascii="Times New Roman" w:eastAsia="宋体" w:hAnsi="Times New Roman" w:cs="方正仿宋_GB2312" w:hint="eastAsia"/>
                  <w:color w:val="000000"/>
                </w:rPr>
                <w:delText>5</w:delText>
              </w:r>
            </w:del>
          </w:p>
        </w:tc>
      </w:tr>
      <w:tr w:rsidR="00824622" w14:paraId="0DB6DFF1" w14:textId="77777777">
        <w:trPr>
          <w:cantSplit/>
        </w:trPr>
        <w:tc>
          <w:tcPr>
            <w:tcW w:w="70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17580302"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T1</w:t>
            </w:r>
          </w:p>
        </w:tc>
        <w:tc>
          <w:tcPr>
            <w:tcW w:w="527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267820B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我相信依法设立并接受监管的信托机构会按照合同管理相关财产</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698C0723"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3BFAB0D1"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1B5E195F"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4000404"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FA6D144"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r w:rsidR="00824622" w14:paraId="58FDF886" w14:textId="77777777">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3BB9E9E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T2</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664F3C73"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清晰的信息披露、定期账单和第三方监督会增强我对</w:t>
            </w:r>
            <w:del w:id="255" w:author="束宇" w:date="2026-09-29T15:20:00Z">
              <w:r>
                <w:rPr>
                  <w:rFonts w:ascii="Times New Roman" w:eastAsia="宋体" w:hAnsi="Times New Roman" w:cs="方正仿宋_GB2312" w:hint="eastAsia"/>
                  <w:color w:val="000000"/>
                </w:rPr>
                <w:delText>住房信托养老</w:delText>
              </w:r>
            </w:del>
            <w:ins w:id="256" w:author="束宇" w:date="2026-09-29T15:20:00Z">
              <w:r>
                <w:rPr>
                  <w:rFonts w:ascii="Times New Roman" w:eastAsia="宋体" w:hAnsi="Times New Roman" w:cs="方正仿宋_GB2312" w:hint="eastAsia"/>
                  <w:color w:val="000000"/>
                </w:rPr>
                <w:t>房产养老信托</w:t>
              </w:r>
            </w:ins>
            <w:r>
              <w:rPr>
                <w:rFonts w:ascii="Times New Roman" w:eastAsia="宋体" w:hAnsi="Times New Roman" w:cs="方正仿宋_GB2312" w:hint="eastAsia"/>
                <w:color w:val="000000"/>
              </w:rPr>
              <w:t>的信任</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8CEF972"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74452F3"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632EE12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880B42B"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C8C9A0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r w:rsidR="00824622" w14:paraId="6E4AEB16" w14:textId="77777777">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223421CB"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lastRenderedPageBreak/>
              <w:t>T3</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45013EEA"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明确的投诉、争议解决和损失救济机制会增强我办理</w:t>
            </w:r>
            <w:del w:id="257" w:author="束宇" w:date="2026-09-29T15:20:00Z">
              <w:r>
                <w:rPr>
                  <w:rFonts w:ascii="Times New Roman" w:eastAsia="宋体" w:hAnsi="Times New Roman" w:cs="方正仿宋_GB2312" w:hint="eastAsia"/>
                  <w:color w:val="000000"/>
                </w:rPr>
                <w:delText>住房信托养老</w:delText>
              </w:r>
            </w:del>
            <w:ins w:id="258" w:author="束宇" w:date="2026-09-29T15:20:00Z">
              <w:r>
                <w:rPr>
                  <w:rFonts w:ascii="Times New Roman" w:eastAsia="宋体" w:hAnsi="Times New Roman" w:cs="方正仿宋_GB2312" w:hint="eastAsia"/>
                  <w:color w:val="000000"/>
                </w:rPr>
                <w:t>房产养老信托</w:t>
              </w:r>
            </w:ins>
            <w:r>
              <w:rPr>
                <w:rFonts w:ascii="Times New Roman" w:eastAsia="宋体" w:hAnsi="Times New Roman" w:cs="方正仿宋_GB2312" w:hint="eastAsia"/>
                <w:color w:val="000000"/>
              </w:rPr>
              <w:t>的信心</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5BD76C80"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726A4E01"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733F5E97"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611CCC27"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8D0D367"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r w:rsidR="00824622" w14:paraId="74E05E09" w14:textId="77777777">
        <w:trPr>
          <w:cantSplit/>
        </w:trPr>
        <w:tc>
          <w:tcPr>
            <w:tcW w:w="70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B298E92"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T4</w:t>
            </w:r>
          </w:p>
        </w:tc>
        <w:tc>
          <w:tcPr>
            <w:tcW w:w="527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144F6051" w14:textId="77777777" w:rsidR="00824622" w:rsidRDefault="00C20BDB">
            <w:pPr>
              <w:pStyle w:val="FirstParagraph"/>
              <w:widowControl/>
              <w:rPr>
                <w:rFonts w:ascii="Times New Roman" w:eastAsia="宋体" w:hAnsi="Times New Roman" w:cs="方正仿宋_GB2312"/>
                <w:color w:val="000000"/>
              </w:rPr>
            </w:pPr>
            <w:r>
              <w:rPr>
                <w:rFonts w:ascii="宋体" w:eastAsia="宋体" w:hAnsi="宋体" w:cs="宋体"/>
              </w:rPr>
              <w:t>我相信，在合同、信息披露和监管机制都清晰的情况下，</w:t>
            </w:r>
            <w:del w:id="259" w:author="束宇" w:date="2026-09-29T15:20:00Z">
              <w:r>
                <w:rPr>
                  <w:rFonts w:ascii="宋体" w:eastAsia="宋体" w:hAnsi="宋体" w:cs="宋体" w:hint="eastAsia"/>
                </w:rPr>
                <w:delText>住房信托养老</w:delText>
              </w:r>
            </w:del>
            <w:ins w:id="260" w:author="束宇" w:date="2026-09-29T15:20:00Z">
              <w:r>
                <w:rPr>
                  <w:rFonts w:ascii="宋体" w:eastAsia="宋体" w:hAnsi="宋体" w:cs="宋体" w:hint="eastAsia"/>
                </w:rPr>
                <w:t>房产养老信托</w:t>
              </w:r>
            </w:ins>
            <w:r>
              <w:rPr>
                <w:rFonts w:ascii="宋体" w:eastAsia="宋体" w:hAnsi="宋体" w:cs="宋体"/>
              </w:rPr>
              <w:t>能够较好保障房产和资金权益。</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42EBEC5"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50596003"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0FC521C5"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18AD2B6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666E80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hint="eastAsia"/>
                <w:color w:val="000000"/>
              </w:rPr>
              <w:t>□</w:t>
            </w:r>
          </w:p>
        </w:tc>
      </w:tr>
    </w:tbl>
    <w:p w14:paraId="3CF048A6" w14:textId="77777777" w:rsidR="00824622" w:rsidRDefault="00824622">
      <w:pPr>
        <w:pStyle w:val="FirstParagraph"/>
        <w:rPr>
          <w:rFonts w:ascii="Times New Roman" w:eastAsia="宋体" w:hAnsi="Times New Roman" w:cs="方正仿宋_GB2312"/>
        </w:rPr>
      </w:pPr>
    </w:p>
    <w:p w14:paraId="1824646F" w14:textId="77777777" w:rsidR="00824622" w:rsidRDefault="00C20BDB">
      <w:pPr>
        <w:pStyle w:val="3"/>
        <w:spacing w:before="288" w:after="192"/>
      </w:pPr>
      <w:r>
        <w:t>家庭观念与代际影响（</w:t>
      </w:r>
      <w:r>
        <w:t>F</w:t>
      </w:r>
      <w:r>
        <w:t>）</w:t>
      </w:r>
    </w:p>
    <w:p w14:paraId="195A5B36" w14:textId="77777777" w:rsidR="00824622" w:rsidRDefault="00C20BDB">
      <w:pPr>
        <w:spacing w:after="48"/>
      </w:pPr>
      <w:r>
        <w:t>1=</w:t>
      </w:r>
      <w:r>
        <w:t>完全不同意，</w:t>
      </w:r>
      <w:r>
        <w:t>2=</w:t>
      </w:r>
      <w:r>
        <w:t>比较不同意，</w:t>
      </w:r>
      <w:r>
        <w:t>3=</w:t>
      </w:r>
      <w:r>
        <w:t>一般，</w:t>
      </w:r>
      <w:r>
        <w:t>4=</w:t>
      </w:r>
      <w:r>
        <w:t>比较同意，</w:t>
      </w:r>
      <w:r>
        <w:t>5=</w:t>
      </w:r>
      <w:r>
        <w:t>完全同意。</w:t>
      </w:r>
    </w:p>
    <w:tbl>
      <w:tblPr>
        <w:tblW w:w="9720" w:type="dxa"/>
        <w:tblInd w:w="120" w:type="dxa"/>
        <w:tblBorders>
          <w:top w:val="single" w:sz="4" w:space="0" w:color="A9B8C4"/>
          <w:left w:val="single" w:sz="4" w:space="0" w:color="A9B8C4"/>
          <w:bottom w:val="single" w:sz="4" w:space="0" w:color="A9B8C4"/>
          <w:right w:val="single" w:sz="4" w:space="0" w:color="A9B8C4"/>
          <w:insideH w:val="single" w:sz="4" w:space="0" w:color="A9B8C4"/>
          <w:insideV w:val="single" w:sz="4" w:space="0" w:color="A9B8C4"/>
        </w:tblBorders>
        <w:tblLayout w:type="fixed"/>
        <w:tblLook w:val="04A0" w:firstRow="1" w:lastRow="0" w:firstColumn="1" w:lastColumn="0" w:noHBand="0" w:noVBand="1"/>
      </w:tblPr>
      <w:tblGrid>
        <w:gridCol w:w="700"/>
        <w:gridCol w:w="5270"/>
        <w:gridCol w:w="750"/>
        <w:gridCol w:w="750"/>
        <w:gridCol w:w="750"/>
        <w:gridCol w:w="750"/>
        <w:gridCol w:w="750"/>
      </w:tblGrid>
      <w:tr w:rsidR="00824622" w14:paraId="79E7AD8A" w14:textId="77777777">
        <w:trPr>
          <w:cantSplit/>
          <w:tblHeader/>
        </w:trPr>
        <w:tc>
          <w:tcPr>
            <w:tcW w:w="700" w:type="dxa"/>
            <w:tcBorders>
              <w:top w:val="single" w:sz="12" w:space="0" w:color="000000"/>
              <w:left w:val="nil"/>
              <w:bottom w:val="single" w:sz="4" w:space="0" w:color="000000"/>
              <w:right w:val="nil"/>
              <w:tl2br w:val="nil"/>
            </w:tcBorders>
            <w:shd w:val="clear" w:color="auto" w:fill="FFFFFF"/>
            <w:tcMar>
              <w:top w:w="100" w:type="dxa"/>
              <w:left w:w="120" w:type="dxa"/>
              <w:bottom w:w="100" w:type="dxa"/>
              <w:right w:w="100" w:type="dxa"/>
            </w:tcMar>
            <w:vAlign w:val="center"/>
          </w:tcPr>
          <w:p w14:paraId="472DB437"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编码</w:t>
            </w:r>
          </w:p>
        </w:tc>
        <w:tc>
          <w:tcPr>
            <w:tcW w:w="527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3F677D2B"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陈述</w:t>
            </w:r>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0039B6A3" w14:textId="77777777" w:rsidR="00824622" w:rsidRDefault="00C20BDB">
            <w:pPr>
              <w:widowControl/>
              <w:spacing w:after="48" w:line="252" w:lineRule="auto"/>
              <w:jc w:val="center"/>
              <w:rPr>
                <w:rFonts w:ascii="Times New Roman" w:eastAsia="宋体" w:hAnsi="Times New Roman" w:cs="方正仿宋_GB2312"/>
                <w:color w:val="000000"/>
              </w:rPr>
            </w:pPr>
            <w:ins w:id="261" w:author="束宇" w:date="2026-09-29T15:24:00Z">
              <w:r>
                <w:rPr>
                  <w:rFonts w:ascii="Times New Roman" w:eastAsia="宋体" w:hAnsi="Times New Roman" w:cs="Times New Roman" w:hint="eastAsia"/>
                  <w:color w:val="000000"/>
                  <w:szCs w:val="22"/>
                </w:rPr>
                <w:t>完全不同意</w:t>
              </w:r>
              <w:r>
                <w:rPr>
                  <w:rFonts w:ascii="Times New Roman" w:eastAsia="宋体" w:hAnsi="Times New Roman" w:cs="Times New Roman"/>
                  <w:color w:val="000000"/>
                  <w:szCs w:val="22"/>
                  <w:lang w:eastAsia="en-US"/>
                </w:rPr>
                <w:t>1</w:t>
              </w:r>
            </w:ins>
            <w:del w:id="262" w:author="束宇" w:date="2026-09-29T15:24:00Z">
              <w:r>
                <w:rPr>
                  <w:rFonts w:ascii="Times New Roman" w:eastAsia="宋体" w:hAnsi="Times New Roman" w:cs="方正仿宋_GB2312"/>
                  <w:color w:val="000000"/>
                </w:rPr>
                <w:delText>1</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412040CA" w14:textId="77777777" w:rsidR="00824622" w:rsidRDefault="00C20BDB">
            <w:pPr>
              <w:widowControl/>
              <w:spacing w:after="48" w:line="252" w:lineRule="auto"/>
              <w:jc w:val="center"/>
              <w:rPr>
                <w:rFonts w:ascii="Times New Roman" w:eastAsia="宋体" w:hAnsi="Times New Roman" w:cs="方正仿宋_GB2312"/>
                <w:color w:val="000000"/>
              </w:rPr>
            </w:pPr>
            <w:ins w:id="263" w:author="束宇" w:date="2026-09-29T15:24:00Z">
              <w:r>
                <w:rPr>
                  <w:rFonts w:ascii="Times New Roman" w:eastAsia="宋体" w:hAnsi="Times New Roman" w:cs="Times New Roman"/>
                  <w:color w:val="000000"/>
                  <w:szCs w:val="22"/>
                  <w:lang w:eastAsia="en-US"/>
                </w:rPr>
                <w:t>2</w:t>
              </w:r>
              <w:r>
                <w:rPr>
                  <w:rFonts w:ascii="Times New Roman" w:eastAsia="宋体" w:hAnsi="Times New Roman" w:cs="Times New Roman" w:hint="eastAsia"/>
                  <w:color w:val="000000"/>
                  <w:szCs w:val="22"/>
                </w:rPr>
                <w:t>比较不同意</w:t>
              </w:r>
            </w:ins>
            <w:del w:id="264" w:author="束宇" w:date="2026-09-29T15:24:00Z">
              <w:r>
                <w:rPr>
                  <w:rFonts w:ascii="Times New Roman" w:eastAsia="宋体" w:hAnsi="Times New Roman" w:cs="方正仿宋_GB2312"/>
                  <w:color w:val="000000"/>
                </w:rPr>
                <w:delText>2</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0D625A5B" w14:textId="77777777" w:rsidR="00824622" w:rsidRDefault="00C20BDB">
            <w:pPr>
              <w:widowControl/>
              <w:spacing w:after="48" w:line="252" w:lineRule="auto"/>
              <w:jc w:val="center"/>
              <w:rPr>
                <w:rFonts w:ascii="Times New Roman" w:eastAsia="宋体" w:hAnsi="Times New Roman" w:cs="方正仿宋_GB2312"/>
                <w:color w:val="000000"/>
              </w:rPr>
            </w:pPr>
            <w:ins w:id="265" w:author="束宇" w:date="2026-09-29T15:24:00Z">
              <w:r>
                <w:rPr>
                  <w:rFonts w:ascii="Times New Roman" w:eastAsia="宋体" w:hAnsi="Times New Roman" w:cs="Times New Roman" w:hint="eastAsia"/>
                  <w:color w:val="000000"/>
                  <w:szCs w:val="22"/>
                </w:rPr>
                <w:t>一般</w:t>
              </w:r>
              <w:r>
                <w:rPr>
                  <w:rFonts w:ascii="Times New Roman" w:eastAsia="宋体" w:hAnsi="Times New Roman" w:cs="Times New Roman"/>
                  <w:color w:val="000000"/>
                  <w:szCs w:val="22"/>
                  <w:lang w:eastAsia="en-US"/>
                </w:rPr>
                <w:t>3</w:t>
              </w:r>
            </w:ins>
            <w:del w:id="266" w:author="束宇" w:date="2026-09-29T15:24:00Z">
              <w:r>
                <w:rPr>
                  <w:rFonts w:ascii="Times New Roman" w:eastAsia="宋体" w:hAnsi="Times New Roman" w:cs="方正仿宋_GB2312"/>
                  <w:color w:val="000000"/>
                </w:rPr>
                <w:delText>3</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131162D" w14:textId="77777777" w:rsidR="00824622" w:rsidRDefault="00C20BDB">
            <w:pPr>
              <w:widowControl/>
              <w:spacing w:after="48" w:line="252" w:lineRule="auto"/>
              <w:jc w:val="center"/>
              <w:rPr>
                <w:rFonts w:ascii="Times New Roman" w:eastAsia="宋体" w:hAnsi="Times New Roman" w:cs="方正仿宋_GB2312"/>
                <w:color w:val="000000"/>
              </w:rPr>
            </w:pPr>
            <w:ins w:id="267" w:author="束宇" w:date="2026-09-29T15:24:00Z">
              <w:r>
                <w:rPr>
                  <w:rFonts w:ascii="Times New Roman" w:eastAsia="宋体" w:hAnsi="Times New Roman" w:cs="Times New Roman"/>
                  <w:color w:val="000000"/>
                  <w:szCs w:val="22"/>
                  <w:lang w:eastAsia="en-US"/>
                </w:rPr>
                <w:t>4</w:t>
              </w:r>
              <w:r>
                <w:rPr>
                  <w:rFonts w:ascii="Times New Roman" w:eastAsia="宋体" w:hAnsi="Times New Roman" w:cs="Times New Roman" w:hint="eastAsia"/>
                  <w:color w:val="000000"/>
                  <w:szCs w:val="22"/>
                </w:rPr>
                <w:t>比较同意</w:t>
              </w:r>
            </w:ins>
            <w:del w:id="268" w:author="束宇" w:date="2026-09-29T15:24:00Z">
              <w:r>
                <w:rPr>
                  <w:rFonts w:ascii="Times New Roman" w:eastAsia="宋体" w:hAnsi="Times New Roman" w:cs="方正仿宋_GB2312"/>
                  <w:color w:val="000000"/>
                </w:rPr>
                <w:delText>4</w:delText>
              </w:r>
            </w:del>
          </w:p>
        </w:tc>
        <w:tc>
          <w:tcPr>
            <w:tcW w:w="750" w:type="dxa"/>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232C69E8" w14:textId="77777777" w:rsidR="00824622" w:rsidRDefault="00C20BDB">
            <w:pPr>
              <w:widowControl/>
              <w:spacing w:after="48" w:line="252" w:lineRule="auto"/>
              <w:jc w:val="center"/>
              <w:rPr>
                <w:rFonts w:ascii="Times New Roman" w:eastAsia="宋体" w:hAnsi="Times New Roman" w:cs="方正仿宋_GB2312"/>
                <w:color w:val="000000"/>
              </w:rPr>
            </w:pPr>
            <w:ins w:id="269" w:author="束宇" w:date="2026-09-29T15:24:00Z">
              <w:r>
                <w:rPr>
                  <w:rFonts w:ascii="Times New Roman" w:eastAsia="宋体" w:hAnsi="Times New Roman" w:cs="Times New Roman" w:hint="eastAsia"/>
                  <w:color w:val="000000"/>
                  <w:szCs w:val="22"/>
                </w:rPr>
                <w:t>完全同意</w:t>
              </w:r>
              <w:r>
                <w:rPr>
                  <w:rFonts w:ascii="Times New Roman" w:eastAsia="宋体" w:hAnsi="Times New Roman" w:cs="Times New Roman"/>
                  <w:color w:val="000000"/>
                  <w:szCs w:val="22"/>
                  <w:lang w:eastAsia="en-US"/>
                </w:rPr>
                <w:t>5</w:t>
              </w:r>
            </w:ins>
            <w:del w:id="270" w:author="束宇" w:date="2026-09-29T15:24:00Z">
              <w:r>
                <w:rPr>
                  <w:rFonts w:ascii="Times New Roman" w:eastAsia="宋体" w:hAnsi="Times New Roman" w:cs="方正仿宋_GB2312"/>
                  <w:color w:val="000000"/>
                </w:rPr>
                <w:delText>5</w:delText>
              </w:r>
            </w:del>
          </w:p>
        </w:tc>
      </w:tr>
      <w:tr w:rsidR="00824622" w14:paraId="49DF7D53" w14:textId="77777777">
        <w:trPr>
          <w:cantSplit/>
        </w:trPr>
        <w:tc>
          <w:tcPr>
            <w:tcW w:w="70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47F9732E"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F1</w:t>
            </w:r>
          </w:p>
        </w:tc>
        <w:tc>
          <w:tcPr>
            <w:tcW w:w="527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47C482DA" w14:textId="77777777" w:rsidR="00824622" w:rsidRDefault="00C20BDB">
            <w:pPr>
              <w:pStyle w:val="FirstParagraph"/>
              <w:widowControl/>
              <w:rPr>
                <w:rFonts w:ascii="Times New Roman" w:eastAsia="宋体" w:hAnsi="Times New Roman" w:cs="方正仿宋_GB2312"/>
                <w:color w:val="000000"/>
              </w:rPr>
            </w:pPr>
            <w:r>
              <w:rPr>
                <w:rFonts w:ascii="宋体" w:eastAsia="宋体" w:hAnsi="宋体" w:cs="宋体"/>
              </w:rPr>
              <w:t>即使会减少留给子女或其他家人的房产，我仍更愿意优先保障自己的养老需要</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58DCC88D"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29069D85"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7DD5B80D"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B02C88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4D3BBFD"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r>
      <w:tr w:rsidR="00824622" w14:paraId="333100B1" w14:textId="77777777">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1DD7BDA2"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F2</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7892B994" w14:textId="77777777" w:rsidR="00824622" w:rsidRDefault="00C20BDB">
            <w:pPr>
              <w:pStyle w:val="FirstParagraph"/>
              <w:widowControl/>
              <w:rPr>
                <w:rFonts w:ascii="Times New Roman" w:eastAsia="宋体" w:hAnsi="Times New Roman" w:cs="方正仿宋_GB2312"/>
                <w:color w:val="000000"/>
              </w:rPr>
            </w:pPr>
            <w:r>
              <w:rPr>
                <w:rFonts w:ascii="宋体" w:eastAsia="宋体" w:hAnsi="宋体" w:cs="宋体" w:hint="eastAsia"/>
                <w:kern w:val="0"/>
                <w:lang w:bidi="ar"/>
              </w:rPr>
              <w:t>我更希望把房子留给子女，而不是换取养老金</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FE658C7"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2E8A76E"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26BF856"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2322B8C3"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0616C931"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r>
      <w:tr w:rsidR="00824622" w14:paraId="444235C7" w14:textId="77777777">
        <w:trPr>
          <w:cantSplit/>
        </w:trPr>
        <w:tc>
          <w:tcPr>
            <w:tcW w:w="700" w:type="dxa"/>
            <w:tcBorders>
              <w:top w:val="nil"/>
              <w:left w:val="nil"/>
              <w:bottom w:val="nil"/>
              <w:right w:val="nil"/>
            </w:tcBorders>
            <w:shd w:val="clear" w:color="auto" w:fill="FFFFFF"/>
            <w:tcMar>
              <w:top w:w="100" w:type="dxa"/>
              <w:left w:w="120" w:type="dxa"/>
              <w:bottom w:w="100" w:type="dxa"/>
              <w:right w:w="100" w:type="dxa"/>
            </w:tcMar>
            <w:vAlign w:val="center"/>
          </w:tcPr>
          <w:p w14:paraId="79F4605D"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F3</w:t>
            </w:r>
          </w:p>
        </w:tc>
        <w:tc>
          <w:tcPr>
            <w:tcW w:w="5270" w:type="dxa"/>
            <w:tcBorders>
              <w:top w:val="nil"/>
              <w:left w:val="nil"/>
              <w:bottom w:val="nil"/>
              <w:right w:val="nil"/>
            </w:tcBorders>
            <w:shd w:val="clear" w:color="auto" w:fill="FFFFFF"/>
            <w:tcMar>
              <w:top w:w="100" w:type="dxa"/>
              <w:left w:w="120" w:type="dxa"/>
              <w:bottom w:w="100" w:type="dxa"/>
              <w:right w:w="100" w:type="dxa"/>
            </w:tcMar>
            <w:vAlign w:val="center"/>
          </w:tcPr>
          <w:p w14:paraId="2F21B65D"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如果子女或其他重要家人支持，我会更愿意考虑</w:t>
            </w:r>
            <w:del w:id="271" w:author="束宇" w:date="2026-09-29T15:20:00Z">
              <w:r>
                <w:rPr>
                  <w:rFonts w:ascii="Times New Roman" w:eastAsia="宋体" w:hAnsi="Times New Roman" w:cs="方正仿宋_GB2312" w:hint="eastAsia"/>
                  <w:color w:val="000000"/>
                </w:rPr>
                <w:delText>住房信托养老</w:delText>
              </w:r>
            </w:del>
            <w:ins w:id="272" w:author="束宇" w:date="2026-09-29T15:20:00Z">
              <w:r>
                <w:rPr>
                  <w:rFonts w:ascii="Times New Roman" w:eastAsia="宋体" w:hAnsi="Times New Roman" w:cs="方正仿宋_GB2312" w:hint="eastAsia"/>
                  <w:color w:val="000000"/>
                </w:rPr>
                <w:t>房产养老信托</w:t>
              </w:r>
            </w:ins>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B5DDAE3"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AA30CC9"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7C2E3815"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142A7F42"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nil"/>
              <w:right w:val="nil"/>
            </w:tcBorders>
            <w:shd w:val="clear" w:color="auto" w:fill="FFFFFF"/>
            <w:tcMar>
              <w:top w:w="100" w:type="dxa"/>
              <w:left w:w="120" w:type="dxa"/>
              <w:bottom w:w="100" w:type="dxa"/>
              <w:right w:w="100" w:type="dxa"/>
            </w:tcMar>
            <w:vAlign w:val="center"/>
          </w:tcPr>
          <w:p w14:paraId="3D60C3BE"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r>
      <w:tr w:rsidR="00824622" w14:paraId="0FC7B429" w14:textId="77777777">
        <w:trPr>
          <w:cantSplit/>
        </w:trPr>
        <w:tc>
          <w:tcPr>
            <w:tcW w:w="70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3B15E065"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F4</w:t>
            </w:r>
          </w:p>
        </w:tc>
        <w:tc>
          <w:tcPr>
            <w:tcW w:w="527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514E5902"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我认为合理盘活房产可以增强养老独立性，减少对子女的经济依赖</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5B98528"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79362ACA"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2E1490BA"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66010776"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c>
          <w:tcPr>
            <w:tcW w:w="750" w:type="dxa"/>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5088162E" w14:textId="77777777" w:rsidR="00824622" w:rsidRDefault="00C20BDB">
            <w:pPr>
              <w:pStyle w:val="FirstParagraph"/>
              <w:widowControl/>
              <w:rPr>
                <w:rFonts w:ascii="Times New Roman" w:eastAsia="宋体" w:hAnsi="Times New Roman" w:cs="方正仿宋_GB2312"/>
                <w:color w:val="000000"/>
              </w:rPr>
            </w:pPr>
            <w:r>
              <w:rPr>
                <w:rFonts w:ascii="Times New Roman" w:eastAsia="宋体" w:hAnsi="Times New Roman" w:cs="方正仿宋_GB2312"/>
                <w:color w:val="000000"/>
              </w:rPr>
              <w:t>□</w:t>
            </w:r>
          </w:p>
        </w:tc>
      </w:tr>
    </w:tbl>
    <w:p w14:paraId="13DFFFEB" w14:textId="77777777" w:rsidR="00824622" w:rsidRDefault="00C20BDB">
      <w:pPr>
        <w:pStyle w:val="1"/>
        <w:spacing w:after="192"/>
      </w:pPr>
      <w:bookmarkStart w:id="273" w:name="结合您自身情况您希望通过养老服务信托优先解决哪个具体问题请选择最核心的1-2项"/>
      <w:bookmarkStart w:id="274" w:name="六养老服务信托意愿"/>
      <w:bookmarkEnd w:id="222"/>
      <w:bookmarkEnd w:id="244"/>
      <w:r>
        <w:rPr>
          <w:rFonts w:hint="eastAsia"/>
        </w:rPr>
        <w:t>失能、监护、特殊需要需求</w:t>
      </w:r>
    </w:p>
    <w:p w14:paraId="3DFD17B7" w14:textId="77777777" w:rsidR="00824622" w:rsidRDefault="00C20BDB">
      <w:pPr>
        <w:pStyle w:val="3"/>
        <w:spacing w:before="288" w:after="192"/>
        <w:rPr>
          <w:rFonts w:ascii="Times New Roman" w:eastAsia="宋体" w:hAnsi="Times New Roman" w:cs="方正仿宋_GB2312"/>
        </w:rPr>
      </w:pPr>
      <w:bookmarkStart w:id="275" w:name="对于意定监护您目前的了解和办理情况是单选"/>
      <w:r>
        <w:rPr>
          <w:rFonts w:ascii="Times New Roman" w:eastAsia="宋体" w:hAnsi="Times New Roman" w:cs="方正仿宋_GB2312" w:hint="eastAsia"/>
        </w:rPr>
        <w:t>对于“意定监护”（即提前制定可靠的代办人在自己身体机能下降后管理养老事务），您目前的了解和办理情况是？（单选）</w:t>
      </w:r>
    </w:p>
    <w:p w14:paraId="453A8B38"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此前不了解</w:t>
      </w:r>
    </w:p>
    <w:p w14:paraId="1D3CFD77"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lastRenderedPageBreak/>
        <w:t xml:space="preserve">B. </w:t>
      </w:r>
      <w:r>
        <w:rPr>
          <w:rFonts w:ascii="Times New Roman" w:eastAsia="宋体" w:hAnsi="Times New Roman" w:cs="方正仿宋_GB2312" w:hint="eastAsia"/>
        </w:rPr>
        <w:t>了解，但没有考虑办理</w:t>
      </w:r>
    </w:p>
    <w:p w14:paraId="42B9B68D"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考虑过，但尚未办理</w:t>
      </w:r>
    </w:p>
    <w:p w14:paraId="4B8BD4C5"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D. </w:t>
      </w:r>
      <w:r>
        <w:rPr>
          <w:rFonts w:ascii="Times New Roman" w:eastAsia="宋体" w:hAnsi="Times New Roman" w:cs="方正仿宋_GB2312" w:hint="eastAsia"/>
        </w:rPr>
        <w:t>已办理或正在办理</w:t>
      </w:r>
    </w:p>
    <w:p w14:paraId="74C3C878" w14:textId="77777777" w:rsidR="00824622" w:rsidRDefault="00C20BDB">
      <w:pPr>
        <w:pStyle w:val="3"/>
        <w:spacing w:before="288" w:after="192"/>
        <w:rPr>
          <w:rFonts w:ascii="Times New Roman" w:eastAsia="宋体" w:hAnsi="Times New Roman" w:cs="方正仿宋_GB2312"/>
        </w:rPr>
      </w:pPr>
      <w:bookmarkStart w:id="276" w:name="您家庭中是否有需要长期照护或长期经济支持的家庭成员单选"/>
      <w:bookmarkEnd w:id="275"/>
      <w:r>
        <w:rPr>
          <w:rFonts w:ascii="Times New Roman" w:eastAsia="宋体" w:hAnsi="Times New Roman" w:cs="方正仿宋_GB2312" w:hint="eastAsia"/>
        </w:rPr>
        <w:t>您家庭中是否有需要长期照护或长期经济支持的家庭成员？（单选）</w:t>
      </w:r>
    </w:p>
    <w:p w14:paraId="34312A36"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不存在</w:t>
      </w:r>
    </w:p>
    <w:p w14:paraId="627DBAF2"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B. 1</w:t>
      </w:r>
      <w:r>
        <w:rPr>
          <w:rFonts w:ascii="Times New Roman" w:eastAsia="宋体" w:hAnsi="Times New Roman" w:cs="方正仿宋_GB2312" w:hint="eastAsia"/>
        </w:rPr>
        <w:t>位</w:t>
      </w:r>
    </w:p>
    <w:p w14:paraId="2E1A17EB"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C. 2</w:t>
      </w:r>
      <w:r>
        <w:rPr>
          <w:rFonts w:ascii="Times New Roman" w:eastAsia="宋体" w:hAnsi="Times New Roman" w:cs="方正仿宋_GB2312" w:hint="eastAsia"/>
        </w:rPr>
        <w:t>位及以上</w:t>
      </w:r>
    </w:p>
    <w:p w14:paraId="68931390" w14:textId="77777777" w:rsidR="00824622" w:rsidRDefault="00C20BDB">
      <w:pPr>
        <w:pStyle w:val="3"/>
        <w:spacing w:before="288" w:after="192"/>
        <w:rPr>
          <w:rFonts w:ascii="Times New Roman" w:eastAsia="宋体" w:hAnsi="Times New Roman" w:cs="方正仿宋_GB2312"/>
        </w:rPr>
      </w:pPr>
      <w:bookmarkStart w:id="277" w:name="您如何评价自己当前的身体健康和生活自理状况单选"/>
      <w:r>
        <w:rPr>
          <w:rFonts w:ascii="Times New Roman" w:eastAsia="宋体" w:hAnsi="Times New Roman" w:cs="方正仿宋_GB2312" w:hint="eastAsia"/>
        </w:rPr>
        <w:t>您如何评价自己或家里长辈当前的身体健康和生活自理状况？（单选）</w:t>
      </w:r>
    </w:p>
    <w:p w14:paraId="6B2E1A4F" w14:textId="77777777" w:rsidR="00824622" w:rsidRDefault="00C20BDB">
      <w:pPr>
        <w:spacing w:after="48"/>
      </w:pPr>
      <w:r>
        <w:rPr>
          <w:rFonts w:hint="eastAsia"/>
        </w:rPr>
        <w:t>（如果您本人</w:t>
      </w:r>
      <w:r>
        <w:rPr>
          <w:rFonts w:hint="eastAsia"/>
        </w:rPr>
        <w:t xml:space="preserve"> 60 </w:t>
      </w:r>
      <w:r>
        <w:rPr>
          <w:rFonts w:hint="eastAsia"/>
        </w:rPr>
        <w:t>周岁及以上，请评价您自己；如果您不到</w:t>
      </w:r>
      <w:r>
        <w:rPr>
          <w:rFonts w:hint="eastAsia"/>
        </w:rPr>
        <w:t>60</w:t>
      </w:r>
      <w:r>
        <w:rPr>
          <w:rFonts w:hint="eastAsia"/>
        </w:rPr>
        <w:t>岁，请评价您家中老年长辈）</w:t>
      </w:r>
    </w:p>
    <w:p w14:paraId="48992C76"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非常健康，日常生活完全自理，无慢性病，且</w:t>
      </w:r>
      <w:r>
        <w:t>没有记忆、判断方面的问题</w:t>
      </w:r>
    </w:p>
    <w:p w14:paraId="4845E1B6"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B. </w:t>
      </w:r>
      <w:r>
        <w:rPr>
          <w:rFonts w:ascii="Times New Roman" w:eastAsia="宋体" w:hAnsi="Times New Roman" w:cs="方正仿宋_GB2312" w:hint="eastAsia"/>
        </w:rPr>
        <w:t>基本健康，有慢性病但控制良好，生活自理</w:t>
      </w:r>
    </w:p>
    <w:p w14:paraId="031340B1"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一般，有慢性病或</w:t>
      </w:r>
      <w:r>
        <w:t>偶尔感到记忆</w:t>
      </w:r>
      <w:r>
        <w:rPr>
          <w:rFonts w:hint="eastAsia"/>
        </w:rPr>
        <w:t>、</w:t>
      </w:r>
      <w:r>
        <w:t>判断能力下降</w:t>
      </w:r>
      <w:r>
        <w:rPr>
          <w:rFonts w:hint="eastAsia"/>
        </w:rPr>
        <w:t>，</w:t>
      </w:r>
      <w:r>
        <w:rPr>
          <w:rFonts w:ascii="Times New Roman" w:eastAsia="宋体" w:hAnsi="Times New Roman" w:cs="方正仿宋_GB2312" w:hint="eastAsia"/>
        </w:rPr>
        <w:t>需定期就医，部分事务需他人协助</w:t>
      </w:r>
    </w:p>
    <w:p w14:paraId="509C3253"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D. </w:t>
      </w:r>
      <w:r>
        <w:rPr>
          <w:rFonts w:ascii="Times New Roman" w:eastAsia="宋体" w:hAnsi="Times New Roman" w:cs="方正仿宋_GB2312" w:hint="eastAsia"/>
        </w:rPr>
        <w:t>较差，长期患病或行动不便或</w:t>
      </w:r>
      <w:r>
        <w:t>已出现一定程度认知能力下降</w:t>
      </w:r>
      <w:r>
        <w:rPr>
          <w:rFonts w:ascii="Times New Roman" w:eastAsia="宋体" w:hAnsi="Times New Roman" w:cs="方正仿宋_GB2312" w:hint="eastAsia"/>
        </w:rPr>
        <w:t>，需要他人照料</w:t>
      </w:r>
    </w:p>
    <w:p w14:paraId="177D4739" w14:textId="77777777" w:rsidR="00824622" w:rsidRDefault="00C20BDB">
      <w:pPr>
        <w:pStyle w:val="FirstParagraph"/>
      </w:pPr>
      <w:r>
        <w:rPr>
          <w:rFonts w:ascii="Times New Roman" w:eastAsia="宋体" w:hAnsi="Times New Roman" w:cs="方正仿宋_GB2312" w:hint="eastAsia"/>
        </w:rPr>
        <w:t xml:space="preserve">E. </w:t>
      </w:r>
      <w:r>
        <w:rPr>
          <w:rFonts w:ascii="Times New Roman" w:eastAsia="宋体" w:hAnsi="Times New Roman" w:cs="方正仿宋_GB2312" w:hint="eastAsia"/>
        </w:rPr>
        <w:t>患有重大疾病或</w:t>
      </w:r>
      <w:r>
        <w:t>已确诊认知障碍（如阿尔茨海默病等）</w:t>
      </w:r>
      <w:r>
        <w:rPr>
          <w:rFonts w:ascii="Times New Roman" w:eastAsia="宋体" w:hAnsi="Times New Roman" w:cs="方正仿宋_GB2312" w:hint="eastAsia"/>
        </w:rPr>
        <w:t>，需要持续医疗或照护支持</w:t>
      </w:r>
      <w:bookmarkEnd w:id="277"/>
    </w:p>
    <w:p w14:paraId="29A8DAEA" w14:textId="77777777" w:rsidR="00824622" w:rsidRDefault="00C20BDB">
      <w:pPr>
        <w:pStyle w:val="3"/>
        <w:spacing w:before="288" w:after="192"/>
        <w:rPr>
          <w:rFonts w:ascii="Times New Roman" w:eastAsia="宋体" w:hAnsi="Times New Roman" w:cs="方正仿宋_GB2312"/>
          <w:b w:val="0"/>
          <w:bCs w:val="0"/>
          <w:u w:val="single"/>
        </w:rPr>
      </w:pPr>
      <w:bookmarkStart w:id="278" w:name="X5264fdcdc95ffae83f863ac30025a1c6becac43"/>
      <w:bookmarkEnd w:id="276"/>
      <w:r>
        <w:rPr>
          <w:rStyle w:val="3Char"/>
          <w:rFonts w:hint="eastAsia"/>
          <w:b/>
          <w:bCs/>
        </w:rPr>
        <w:t>如果未来您因身体或认知能力下降而无法自行管理财产，您认为养老费用可以通过哪些方式支付？按照意愿从高到低依次是：（排序）</w:t>
      </w:r>
      <w:r>
        <w:rPr>
          <w:rFonts w:ascii="Times New Roman" w:eastAsia="宋体" w:hAnsi="Times New Roman" w:cs="方正仿宋_GB2312" w:hint="eastAsia"/>
          <w:b w:val="0"/>
          <w:bCs w:val="0"/>
          <w:color w:val="000000" w:themeColor="text1"/>
          <w:u w:val="single"/>
        </w:rPr>
        <w:t xml:space="preserve">           </w:t>
      </w:r>
    </w:p>
    <w:p w14:paraId="35ADE1C5" w14:textId="77777777" w:rsidR="00824622" w:rsidRDefault="00C20BDB">
      <w:pPr>
        <w:pStyle w:val="FirstParagraph"/>
        <w:rPr>
          <w:rFonts w:ascii="Times New Roman" w:eastAsia="宋体" w:hAnsi="Times New Roman"/>
        </w:rPr>
      </w:pPr>
      <w:r>
        <w:rPr>
          <w:rFonts w:ascii="Times New Roman" w:eastAsia="宋体" w:hAnsi="Times New Roman" w:hint="eastAsia"/>
        </w:rPr>
        <w:t>A.</w:t>
      </w:r>
      <w:r>
        <w:rPr>
          <w:rFonts w:ascii="Times New Roman" w:eastAsia="宋体" w:hAnsi="Times New Roman" w:hint="eastAsia"/>
        </w:rPr>
        <w:t>使用本人或家庭已有存款、理财等金融资产</w:t>
      </w:r>
    </w:p>
    <w:p w14:paraId="23CE2F04" w14:textId="77777777" w:rsidR="00824622" w:rsidRDefault="00C20BDB">
      <w:pPr>
        <w:pStyle w:val="FirstParagraph"/>
        <w:rPr>
          <w:rFonts w:ascii="Times New Roman" w:eastAsia="宋体" w:hAnsi="Times New Roman"/>
        </w:rPr>
      </w:pPr>
      <w:r>
        <w:rPr>
          <w:rFonts w:ascii="Times New Roman" w:eastAsia="宋体" w:hAnsi="Times New Roman" w:hint="eastAsia"/>
        </w:rPr>
        <w:t>B.</w:t>
      </w:r>
      <w:r>
        <w:rPr>
          <w:rFonts w:ascii="Times New Roman" w:eastAsia="宋体" w:hAnsi="Times New Roman" w:hint="eastAsia"/>
        </w:rPr>
        <w:t>由子女或其他家</w:t>
      </w:r>
      <w:r>
        <w:rPr>
          <w:rFonts w:ascii="Times New Roman" w:eastAsia="宋体" w:hAnsi="Times New Roman" w:hint="eastAsia"/>
        </w:rPr>
        <w:t>庭成员承担或代为支付</w:t>
      </w:r>
    </w:p>
    <w:p w14:paraId="13FC9F83" w14:textId="77777777" w:rsidR="00824622" w:rsidRDefault="00C20BDB">
      <w:pPr>
        <w:pStyle w:val="FirstParagraph"/>
        <w:rPr>
          <w:rFonts w:ascii="Times New Roman" w:eastAsia="宋体" w:hAnsi="Times New Roman"/>
        </w:rPr>
      </w:pPr>
      <w:r>
        <w:rPr>
          <w:rFonts w:ascii="Times New Roman" w:eastAsia="宋体" w:hAnsi="Times New Roman" w:hint="eastAsia"/>
        </w:rPr>
        <w:t>C.</w:t>
      </w:r>
      <w:r>
        <w:rPr>
          <w:rFonts w:ascii="Times New Roman" w:eastAsia="宋体" w:hAnsi="Times New Roman" w:hint="eastAsia"/>
        </w:rPr>
        <w:t>使用房屋租金等房产收益</w:t>
      </w:r>
    </w:p>
    <w:p w14:paraId="64D45FD8" w14:textId="77777777" w:rsidR="00824622" w:rsidRDefault="00C20BDB">
      <w:pPr>
        <w:pStyle w:val="FirstParagraph"/>
        <w:rPr>
          <w:rFonts w:ascii="Times New Roman" w:eastAsia="宋体" w:hAnsi="Times New Roman"/>
        </w:rPr>
      </w:pPr>
      <w:r>
        <w:rPr>
          <w:rFonts w:ascii="Times New Roman" w:eastAsia="宋体" w:hAnsi="Times New Roman" w:hint="eastAsia"/>
        </w:rPr>
        <w:t>D.</w:t>
      </w:r>
      <w:r>
        <w:rPr>
          <w:rFonts w:ascii="Times New Roman" w:eastAsia="宋体" w:hAnsi="Times New Roman" w:hint="eastAsia"/>
        </w:rPr>
        <w:t>必要时出售或处置部分房产，以所得支付</w:t>
      </w:r>
    </w:p>
    <w:p w14:paraId="3FE0BC6F" w14:textId="77777777" w:rsidR="00824622" w:rsidRDefault="00C20BDB">
      <w:pPr>
        <w:pStyle w:val="FirstParagraph"/>
        <w:rPr>
          <w:rFonts w:ascii="Times New Roman" w:eastAsia="宋体" w:hAnsi="Times New Roman"/>
        </w:rPr>
      </w:pPr>
      <w:r>
        <w:rPr>
          <w:rFonts w:ascii="Times New Roman" w:eastAsia="宋体" w:hAnsi="Times New Roman" w:hint="eastAsia"/>
        </w:rPr>
        <w:t>E.</w:t>
      </w:r>
      <w:r>
        <w:rPr>
          <w:rFonts w:ascii="Times New Roman" w:eastAsia="宋体" w:hAnsi="Times New Roman" w:hint="eastAsia"/>
        </w:rPr>
        <w:t>由提前设立的信托账户按照约定自动支付</w:t>
      </w:r>
    </w:p>
    <w:p w14:paraId="50A5BA06" w14:textId="77777777" w:rsidR="00824622" w:rsidRDefault="00C20BDB">
      <w:pPr>
        <w:pStyle w:val="FirstParagraph"/>
        <w:rPr>
          <w:rFonts w:ascii="Times New Roman" w:eastAsia="宋体" w:hAnsi="Times New Roman"/>
        </w:rPr>
      </w:pPr>
      <w:r>
        <w:rPr>
          <w:rFonts w:ascii="Times New Roman" w:eastAsia="宋体" w:hAnsi="Times New Roman" w:hint="eastAsia"/>
        </w:rPr>
        <w:t>F.</w:t>
      </w:r>
      <w:r>
        <w:rPr>
          <w:rFonts w:ascii="Times New Roman" w:eastAsia="宋体" w:hAnsi="Times New Roman" w:hint="eastAsia"/>
        </w:rPr>
        <w:t>通过基本医保、长期护理保险等社会保障支付</w:t>
      </w:r>
    </w:p>
    <w:p w14:paraId="4C5F88A4" w14:textId="77777777" w:rsidR="00824622" w:rsidRDefault="00C20BDB">
      <w:pPr>
        <w:pStyle w:val="FirstParagraph"/>
        <w:rPr>
          <w:rFonts w:ascii="Times New Roman" w:eastAsia="宋体" w:hAnsi="Times New Roman"/>
        </w:rPr>
      </w:pPr>
      <w:r>
        <w:rPr>
          <w:rFonts w:ascii="Times New Roman" w:eastAsia="宋体" w:hAnsi="Times New Roman" w:hint="eastAsia"/>
        </w:rPr>
        <w:t>G.</w:t>
      </w:r>
      <w:r>
        <w:rPr>
          <w:rFonts w:ascii="Times New Roman" w:eastAsia="宋体" w:hAnsi="Times New Roman" w:hint="eastAsia"/>
        </w:rPr>
        <w:t>通过商业养老保险、商业健康保险等支付</w:t>
      </w:r>
    </w:p>
    <w:p w14:paraId="21DDDD9F" w14:textId="77777777" w:rsidR="00824622" w:rsidRDefault="00C20BDB">
      <w:pPr>
        <w:pStyle w:val="FirstParagraph"/>
        <w:rPr>
          <w:rFonts w:ascii="Times New Roman" w:eastAsia="宋体" w:hAnsi="Times New Roman"/>
        </w:rPr>
      </w:pPr>
      <w:r>
        <w:rPr>
          <w:rFonts w:ascii="Times New Roman" w:eastAsia="宋体" w:hAnsi="Times New Roman" w:hint="eastAsia"/>
        </w:rPr>
        <w:lastRenderedPageBreak/>
        <w:t>H.</w:t>
      </w:r>
      <w:r>
        <w:rPr>
          <w:rFonts w:ascii="Times New Roman" w:eastAsia="宋体" w:hAnsi="Times New Roman" w:hint="eastAsia"/>
        </w:rPr>
        <w:t>其他</w:t>
      </w:r>
    </w:p>
    <w:bookmarkEnd w:id="278"/>
    <w:p w14:paraId="7B574D60" w14:textId="77777777" w:rsidR="00824622" w:rsidRDefault="00C20BDB">
      <w:pPr>
        <w:pStyle w:val="1"/>
        <w:spacing w:after="192"/>
        <w:rPr>
          <w:rFonts w:ascii="Times New Roman" w:hAnsi="Times New Roman"/>
        </w:rPr>
      </w:pPr>
      <w:r>
        <w:rPr>
          <w:rFonts w:hint="eastAsia"/>
        </w:rPr>
        <w:t>产品和配套服务诉求</w:t>
      </w:r>
    </w:p>
    <w:p w14:paraId="5F405CD3" w14:textId="77777777" w:rsidR="00824622" w:rsidRDefault="00C20BDB">
      <w:pPr>
        <w:pStyle w:val="3"/>
        <w:spacing w:before="288" w:after="192"/>
        <w:rPr>
          <w:rFonts w:ascii="Times New Roman" w:eastAsia="宋体" w:hAnsi="Times New Roman" w:cs="方正仿宋_GB2312"/>
        </w:rPr>
      </w:pPr>
      <w:bookmarkStart w:id="279" w:name="您能接受的养老信托综合服务年限单选"/>
      <w:bookmarkEnd w:id="273"/>
      <w:r>
        <w:rPr>
          <w:rFonts w:ascii="Times New Roman" w:eastAsia="宋体" w:hAnsi="Times New Roman" w:cs="方正仿宋_GB2312" w:hint="eastAsia"/>
        </w:rPr>
        <w:t>您能接受的养老信托综合服务年限？（单选）</w:t>
      </w:r>
    </w:p>
    <w:p w14:paraId="4335FBB8"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A. 5</w:t>
      </w:r>
      <w:r>
        <w:rPr>
          <w:rFonts w:ascii="Times New Roman" w:eastAsia="宋体" w:hAnsi="Times New Roman" w:cs="方正仿宋_GB2312" w:hint="eastAsia"/>
        </w:rPr>
        <w:t>年以内</w:t>
      </w:r>
    </w:p>
    <w:p w14:paraId="09069F5C"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B. 6-10</w:t>
      </w:r>
      <w:r>
        <w:rPr>
          <w:rFonts w:ascii="Times New Roman" w:eastAsia="宋体" w:hAnsi="Times New Roman" w:cs="方正仿宋_GB2312" w:hint="eastAsia"/>
        </w:rPr>
        <w:t>年</w:t>
      </w:r>
    </w:p>
    <w:p w14:paraId="5E1C33E8"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C. 11-20</w:t>
      </w:r>
      <w:r>
        <w:rPr>
          <w:rFonts w:ascii="Times New Roman" w:eastAsia="宋体" w:hAnsi="Times New Roman" w:cs="方正仿宋_GB2312" w:hint="eastAsia"/>
        </w:rPr>
        <w:t>年</w:t>
      </w:r>
    </w:p>
    <w:p w14:paraId="7B0040EA"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D. </w:t>
      </w:r>
      <w:r>
        <w:rPr>
          <w:rFonts w:ascii="Times New Roman" w:eastAsia="宋体" w:hAnsi="Times New Roman" w:cs="方正仿宋_GB2312" w:hint="eastAsia"/>
        </w:rPr>
        <w:t>终身长期信托</w:t>
      </w:r>
    </w:p>
    <w:p w14:paraId="53C757F4" w14:textId="77777777" w:rsidR="00824622" w:rsidRDefault="00C20BDB">
      <w:pPr>
        <w:pStyle w:val="3"/>
        <w:spacing w:before="288" w:after="192"/>
      </w:pPr>
      <w:bookmarkStart w:id="280" w:name="七政策和配套服务诉求"/>
      <w:bookmarkStart w:id="281" w:name="制约您选择房产养老类金融产品最主要因素单选"/>
      <w:bookmarkEnd w:id="274"/>
      <w:bookmarkEnd w:id="279"/>
      <w:r>
        <w:rPr>
          <w:rFonts w:hint="eastAsia"/>
        </w:rPr>
        <w:t>如果您希望了解</w:t>
      </w:r>
      <w:del w:id="282" w:author="束宇" w:date="2026-09-29T15:20:00Z">
        <w:r>
          <w:rPr>
            <w:rFonts w:hint="eastAsia"/>
          </w:rPr>
          <w:delText>住房信托养老</w:delText>
        </w:r>
      </w:del>
      <w:ins w:id="283" w:author="束宇" w:date="2026-09-29T15:20:00Z">
        <w:r>
          <w:rPr>
            <w:rFonts w:hint="eastAsia"/>
          </w:rPr>
          <w:t>房产养老信托</w:t>
        </w:r>
      </w:ins>
      <w:r>
        <w:rPr>
          <w:rFonts w:hint="eastAsia"/>
        </w:rPr>
        <w:t>这类产品，您更愿意通过哪些渠道获取相关信息？（可多选）</w:t>
      </w:r>
    </w:p>
    <w:p w14:paraId="6AA34F32" w14:textId="77777777" w:rsidR="00824622" w:rsidRDefault="00C20BDB">
      <w:pPr>
        <w:spacing w:after="48"/>
      </w:pPr>
      <w:r>
        <w:rPr>
          <w:rFonts w:hint="eastAsia"/>
        </w:rPr>
        <w:t xml:space="preserve">A. </w:t>
      </w:r>
      <w:r>
        <w:rPr>
          <w:rFonts w:hint="eastAsia"/>
        </w:rPr>
        <w:t>社区</w:t>
      </w:r>
      <w:r>
        <w:rPr>
          <w:rFonts w:hint="eastAsia"/>
        </w:rPr>
        <w:t xml:space="preserve"> / </w:t>
      </w:r>
      <w:r>
        <w:rPr>
          <w:rFonts w:hint="eastAsia"/>
        </w:rPr>
        <w:t>街道</w:t>
      </w:r>
    </w:p>
    <w:p w14:paraId="16221DD0" w14:textId="77777777" w:rsidR="00824622" w:rsidRDefault="00C20BDB">
      <w:pPr>
        <w:spacing w:after="48"/>
      </w:pPr>
      <w:r>
        <w:rPr>
          <w:rFonts w:hint="eastAsia"/>
        </w:rPr>
        <w:t xml:space="preserve">B. </w:t>
      </w:r>
      <w:r>
        <w:rPr>
          <w:rFonts w:hint="eastAsia"/>
        </w:rPr>
        <w:t>银行</w:t>
      </w:r>
    </w:p>
    <w:p w14:paraId="35DE7693" w14:textId="77777777" w:rsidR="00824622" w:rsidRDefault="00C20BDB">
      <w:pPr>
        <w:spacing w:after="48"/>
      </w:pPr>
      <w:r>
        <w:rPr>
          <w:rFonts w:hint="eastAsia"/>
        </w:rPr>
        <w:t xml:space="preserve">C. </w:t>
      </w:r>
      <w:r>
        <w:rPr>
          <w:rFonts w:hint="eastAsia"/>
        </w:rPr>
        <w:t>公证机构</w:t>
      </w:r>
      <w:r>
        <w:rPr>
          <w:rStyle w:val="afa"/>
          <w:rFonts w:hint="eastAsia"/>
          <w:color w:val="000000"/>
          <w:sz w:val="24"/>
          <w:szCs w:val="24"/>
          <w14:textFill>
            <w14:solidFill>
              <w14:srgbClr w14:val="000000">
                <w14:lumMod w14:val="85000"/>
                <w14:lumOff w14:val="15000"/>
              </w14:srgbClr>
            </w14:solidFill>
          </w14:textFill>
        </w:rPr>
        <w:t xml:space="preserve"> / </w:t>
      </w:r>
      <w:r>
        <w:rPr>
          <w:rStyle w:val="afa"/>
          <w:rFonts w:hint="eastAsia"/>
          <w:color w:val="000000"/>
          <w:sz w:val="24"/>
          <w:szCs w:val="24"/>
          <w14:textFill>
            <w14:solidFill>
              <w14:srgbClr w14:val="000000">
                <w14:lumMod w14:val="85000"/>
                <w14:lumOff w14:val="15000"/>
              </w14:srgbClr>
            </w14:solidFill>
          </w14:textFill>
        </w:rPr>
        <w:t>法律机构</w:t>
      </w:r>
    </w:p>
    <w:p w14:paraId="3277C037" w14:textId="77777777" w:rsidR="00824622" w:rsidRDefault="00C20BDB">
      <w:pPr>
        <w:spacing w:after="48"/>
      </w:pPr>
      <w:r>
        <w:rPr>
          <w:rFonts w:hint="eastAsia"/>
        </w:rPr>
        <w:t xml:space="preserve">D. </w:t>
      </w:r>
      <w:r>
        <w:rPr>
          <w:rFonts w:hint="eastAsia"/>
        </w:rPr>
        <w:t>养老机构</w:t>
      </w:r>
    </w:p>
    <w:p w14:paraId="3715DD84" w14:textId="77777777" w:rsidR="00824622" w:rsidRDefault="00C20BDB">
      <w:pPr>
        <w:spacing w:after="48"/>
      </w:pPr>
      <w:r>
        <w:rPr>
          <w:rFonts w:hint="eastAsia"/>
        </w:rPr>
        <w:t xml:space="preserve">E. </w:t>
      </w:r>
      <w:r>
        <w:rPr>
          <w:rFonts w:hint="eastAsia"/>
        </w:rPr>
        <w:t>信托公司</w:t>
      </w:r>
    </w:p>
    <w:p w14:paraId="5CDFDB21" w14:textId="77777777" w:rsidR="00824622" w:rsidRDefault="00C20BDB">
      <w:pPr>
        <w:spacing w:after="48"/>
      </w:pPr>
      <w:r>
        <w:rPr>
          <w:rFonts w:hint="eastAsia"/>
        </w:rPr>
        <w:t xml:space="preserve">F. </w:t>
      </w:r>
      <w:r>
        <w:rPr>
          <w:rFonts w:hint="eastAsia"/>
        </w:rPr>
        <w:t>子女或亲友</w:t>
      </w:r>
    </w:p>
    <w:p w14:paraId="12E67A73" w14:textId="77777777" w:rsidR="00824622" w:rsidRDefault="00C20BDB">
      <w:pPr>
        <w:spacing w:after="48"/>
      </w:pPr>
      <w:r>
        <w:rPr>
          <w:rFonts w:hint="eastAsia"/>
        </w:rPr>
        <w:t xml:space="preserve">G. </w:t>
      </w:r>
      <w:r>
        <w:rPr>
          <w:rFonts w:hint="eastAsia"/>
        </w:rPr>
        <w:t>新闻媒体</w:t>
      </w:r>
      <w:r>
        <w:rPr>
          <w:rFonts w:hint="eastAsia"/>
        </w:rPr>
        <w:t xml:space="preserve"> / </w:t>
      </w:r>
      <w:r>
        <w:rPr>
          <w:rFonts w:hint="eastAsia"/>
        </w:rPr>
        <w:t>互联网平台</w:t>
      </w:r>
    </w:p>
    <w:p w14:paraId="2EF4521D" w14:textId="77777777" w:rsidR="00824622" w:rsidRDefault="00C20BDB">
      <w:pPr>
        <w:spacing w:after="48"/>
      </w:pPr>
      <w:r>
        <w:rPr>
          <w:rFonts w:hint="eastAsia"/>
        </w:rPr>
        <w:t xml:space="preserve">H. </w:t>
      </w:r>
      <w:r>
        <w:rPr>
          <w:rFonts w:hint="eastAsia"/>
        </w:rPr>
        <w:t>其他</w:t>
      </w:r>
      <w:r>
        <w:rPr>
          <w:rFonts w:hint="eastAsia"/>
        </w:rPr>
        <w:t>________</w:t>
      </w:r>
    </w:p>
    <w:p w14:paraId="0E1DD4A2" w14:textId="77777777" w:rsidR="00824622" w:rsidRDefault="00C20BDB">
      <w:pPr>
        <w:pStyle w:val="3"/>
        <w:spacing w:before="288" w:after="192"/>
      </w:pPr>
      <w:r>
        <w:t>如果政府、金融机构开展房产养老信托的调研、公益宣讲，您</w:t>
      </w:r>
      <w:r>
        <w:rPr>
          <w:rFonts w:hint="eastAsia"/>
        </w:rPr>
        <w:t>期待的形式</w:t>
      </w:r>
      <w:r>
        <w:t>是？（</w:t>
      </w:r>
      <w:r>
        <w:rPr>
          <w:rFonts w:hint="eastAsia"/>
        </w:rPr>
        <w:t>多选；若上题未选择</w:t>
      </w:r>
      <w:r>
        <w:rPr>
          <w:rFonts w:hint="eastAsia"/>
        </w:rPr>
        <w:t>BCDE</w:t>
      </w:r>
      <w:r>
        <w:rPr>
          <w:rFonts w:hint="eastAsia"/>
        </w:rPr>
        <w:t>中任何一个，跳过本题</w:t>
      </w:r>
      <w:r>
        <w:t>）</w:t>
      </w:r>
    </w:p>
    <w:p w14:paraId="2972F317" w14:textId="77777777" w:rsidR="00824622" w:rsidRDefault="00C20BDB">
      <w:pPr>
        <w:spacing w:after="48"/>
      </w:pPr>
      <w:r>
        <w:t xml:space="preserve">A. </w:t>
      </w:r>
      <w:r>
        <w:t>不愿意参与任何形式活动</w:t>
      </w:r>
    </w:p>
    <w:p w14:paraId="39E48196" w14:textId="77777777" w:rsidR="00824622" w:rsidRDefault="00C20BDB">
      <w:pPr>
        <w:spacing w:after="48"/>
      </w:pPr>
      <w:r>
        <w:t xml:space="preserve">B. </w:t>
      </w:r>
      <w:r>
        <w:t>愿意线上参与简短问卷</w:t>
      </w:r>
      <w:r>
        <w:t xml:space="preserve"> / </w:t>
      </w:r>
      <w:r>
        <w:t>访谈</w:t>
      </w:r>
    </w:p>
    <w:p w14:paraId="0E4C353B" w14:textId="77777777" w:rsidR="00824622" w:rsidRDefault="00C20BDB">
      <w:pPr>
        <w:spacing w:after="48"/>
      </w:pPr>
      <w:r>
        <w:t xml:space="preserve">C. </w:t>
      </w:r>
      <w:r>
        <w:t>愿意线下参加专题宣讲或座谈</w:t>
      </w:r>
    </w:p>
    <w:p w14:paraId="1CA2D4D4" w14:textId="77777777" w:rsidR="00824622" w:rsidRDefault="00C20BDB">
      <w:pPr>
        <w:spacing w:after="48"/>
      </w:pPr>
      <w:r>
        <w:t xml:space="preserve">D. </w:t>
      </w:r>
      <w:r>
        <w:t>需要视自己的时间、地点情况再决定</w:t>
      </w:r>
    </w:p>
    <w:p w14:paraId="2DCB8BEE" w14:textId="77777777" w:rsidR="00824622" w:rsidRDefault="00C20BDB">
      <w:pPr>
        <w:pStyle w:val="1"/>
        <w:spacing w:after="192"/>
      </w:pPr>
      <w:bookmarkStart w:id="284" w:name="八基础信息与家庭资产方面"/>
      <w:bookmarkEnd w:id="280"/>
      <w:bookmarkEnd w:id="281"/>
      <w:r>
        <w:rPr>
          <w:rFonts w:hint="eastAsia"/>
        </w:rPr>
        <w:t>基础信息与家庭资产</w:t>
      </w:r>
    </w:p>
    <w:p w14:paraId="74C3E4CD" w14:textId="77777777" w:rsidR="00824622" w:rsidRDefault="00C20BDB">
      <w:pPr>
        <w:pStyle w:val="3"/>
        <w:spacing w:before="288" w:after="192"/>
        <w:rPr>
          <w:rFonts w:ascii="Times New Roman" w:eastAsia="宋体" w:hAnsi="Times New Roman" w:cs="方正仿宋_GB2312"/>
        </w:rPr>
      </w:pPr>
      <w:r>
        <w:rPr>
          <w:rFonts w:hint="eastAsia"/>
        </w:rPr>
        <w:t>您的性别是？（单选）</w:t>
      </w:r>
      <w:bookmarkStart w:id="285" w:name="您的性别是单选"/>
    </w:p>
    <w:p w14:paraId="1A2D8748"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男</w:t>
      </w:r>
    </w:p>
    <w:p w14:paraId="5FABA3E7"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lastRenderedPageBreak/>
        <w:t xml:space="preserve">B. </w:t>
      </w:r>
      <w:r>
        <w:rPr>
          <w:rFonts w:ascii="Times New Roman" w:eastAsia="宋体" w:hAnsi="Times New Roman" w:cs="方正仿宋_GB2312" w:hint="eastAsia"/>
        </w:rPr>
        <w:t>女</w:t>
      </w:r>
    </w:p>
    <w:p w14:paraId="56BBD173" w14:textId="77777777" w:rsidR="00824622" w:rsidRDefault="00C20BDB">
      <w:pPr>
        <w:pStyle w:val="3"/>
        <w:spacing w:before="288" w:after="192"/>
        <w:rPr>
          <w:rFonts w:ascii="Times New Roman" w:eastAsia="宋体" w:hAnsi="Times New Roman" w:cs="方正仿宋_GB2312"/>
        </w:rPr>
      </w:pPr>
      <w:bookmarkStart w:id="286" w:name="您的年龄是单选"/>
      <w:bookmarkEnd w:id="285"/>
      <w:r>
        <w:rPr>
          <w:rFonts w:ascii="Times New Roman" w:eastAsia="宋体" w:hAnsi="Times New Roman" w:cs="方正仿宋_GB2312" w:hint="eastAsia"/>
        </w:rPr>
        <w:t>请填写您的出身年份（填空</w:t>
      </w:r>
      <w:r>
        <w:rPr>
          <w:rFonts w:ascii="Times New Roman" w:eastAsia="宋体" w:hAnsi="Times New Roman" w:cs="方正仿宋_GB2312" w:hint="eastAsia"/>
          <w:lang w:eastAsia="zh"/>
        </w:rPr>
        <w:t>，示例：</w:t>
      </w:r>
      <w:r>
        <w:rPr>
          <w:rFonts w:ascii="Times New Roman" w:eastAsia="宋体" w:hAnsi="Times New Roman" w:cs="方正仿宋_GB2312" w:hint="eastAsia"/>
          <w:lang w:eastAsia="zh"/>
        </w:rPr>
        <w:t>1965</w:t>
      </w:r>
      <w:r>
        <w:rPr>
          <w:rFonts w:ascii="Times New Roman" w:eastAsia="宋体" w:hAnsi="Times New Roman" w:cs="方正仿宋_GB2312" w:hint="eastAsia"/>
        </w:rPr>
        <w:t>）</w:t>
      </w:r>
    </w:p>
    <w:p w14:paraId="7BDCC916" w14:textId="77777777" w:rsidR="00824622" w:rsidRDefault="00C20BDB">
      <w:pPr>
        <w:pStyle w:val="3"/>
        <w:spacing w:before="288" w:after="192"/>
        <w:rPr>
          <w:ins w:id="287" w:author="束宇" w:date="2026-09-29T16:59:00Z"/>
          <w:rFonts w:ascii="Times New Roman" w:eastAsia="宋体" w:hAnsi="Times New Roman" w:cs="方正仿宋_GB2312"/>
        </w:rPr>
      </w:pPr>
      <w:bookmarkStart w:id="288" w:name="您目前的户籍情况是单选"/>
      <w:bookmarkEnd w:id="286"/>
      <w:r>
        <w:rPr>
          <w:rFonts w:ascii="Times New Roman" w:eastAsia="宋体" w:hAnsi="Times New Roman" w:cs="方正仿宋_GB2312" w:hint="eastAsia"/>
        </w:rPr>
        <w:t>您的最高受教育程度</w:t>
      </w:r>
      <w:r>
        <w:rPr>
          <w:rFonts w:ascii="Times New Roman" w:eastAsia="宋体" w:hAnsi="Times New Roman" w:cs="方正仿宋_GB2312" w:hint="eastAsia"/>
        </w:rPr>
        <w:t>（单选）：</w:t>
      </w:r>
      <w:r>
        <w:rPr>
          <w:rFonts w:ascii="Times New Roman" w:eastAsia="宋体" w:hAnsi="Times New Roman" w:cs="方正仿宋_GB2312" w:hint="eastAsia"/>
        </w:rPr>
        <w:br/>
      </w:r>
      <w:ins w:id="289" w:author="束宇" w:date="2026-09-29T16:58:00Z">
        <w:r>
          <w:rPr>
            <w:rFonts w:ascii="Times New Roman" w:eastAsia="宋体" w:hAnsi="Times New Roman" w:cs="方正仿宋_GB2312" w:hint="eastAsia"/>
          </w:rPr>
          <w:t>A</w:t>
        </w:r>
      </w:ins>
      <w:ins w:id="290" w:author="束宇" w:date="2026-09-29T16:59:00Z">
        <w:r>
          <w:rPr>
            <w:rFonts w:ascii="Times New Roman" w:eastAsia="宋体" w:hAnsi="Times New Roman" w:cs="方正仿宋_GB2312" w:hint="eastAsia"/>
          </w:rPr>
          <w:t xml:space="preserve">. </w:t>
        </w:r>
      </w:ins>
      <w:r>
        <w:rPr>
          <w:rFonts w:ascii="Times New Roman" w:eastAsia="宋体" w:hAnsi="Times New Roman" w:cs="方正仿宋_GB2312" w:hint="eastAsia"/>
        </w:rPr>
        <w:t>高中及以下 </w:t>
      </w:r>
      <w:ins w:id="291" w:author="束宇" w:date="2026-09-29T17:00:00Z">
        <w:r>
          <w:rPr>
            <w:rFonts w:ascii="Times New Roman" w:eastAsia="宋体" w:hAnsi="Times New Roman" w:cs="方正仿宋_GB2312" w:hint="eastAsia"/>
          </w:rPr>
          <w:t xml:space="preserve">B. </w:t>
        </w:r>
      </w:ins>
      <w:r>
        <w:rPr>
          <w:rFonts w:ascii="Times New Roman" w:eastAsia="宋体" w:hAnsi="Times New Roman" w:cs="方正仿宋_GB2312" w:hint="eastAsia"/>
        </w:rPr>
        <w:t>大专 </w:t>
      </w:r>
      <w:ins w:id="292" w:author="束宇" w:date="2026-09-29T17:00:00Z">
        <w:r>
          <w:rPr>
            <w:rFonts w:ascii="Times New Roman" w:eastAsia="宋体" w:hAnsi="Times New Roman" w:cs="方正仿宋_GB2312" w:hint="eastAsia"/>
          </w:rPr>
          <w:t xml:space="preserve">C. </w:t>
        </w:r>
      </w:ins>
      <w:r>
        <w:rPr>
          <w:rFonts w:ascii="Times New Roman" w:eastAsia="宋体" w:hAnsi="Times New Roman" w:cs="方正仿宋_GB2312" w:hint="eastAsia"/>
        </w:rPr>
        <w:t>本科 </w:t>
      </w:r>
      <w:ins w:id="293" w:author="束宇" w:date="2026-09-29T17:00:00Z">
        <w:r>
          <w:rPr>
            <w:rFonts w:ascii="Times New Roman" w:eastAsia="宋体" w:hAnsi="Times New Roman" w:cs="方正仿宋_GB2312" w:hint="eastAsia"/>
          </w:rPr>
          <w:t xml:space="preserve">D. </w:t>
        </w:r>
      </w:ins>
      <w:r>
        <w:rPr>
          <w:rFonts w:ascii="Times New Roman" w:eastAsia="宋体" w:hAnsi="Times New Roman" w:cs="方正仿宋_GB2312" w:hint="eastAsia"/>
        </w:rPr>
        <w:t>研究生及以上</w:t>
      </w:r>
    </w:p>
    <w:p w14:paraId="4FCB8A80" w14:textId="77777777" w:rsidR="00824622" w:rsidRDefault="00824622">
      <w:pPr>
        <w:spacing w:after="48"/>
        <w:rPr>
          <w:ins w:id="294" w:author="束宇" w:date="2026-09-29T16:59:00Z"/>
          <w:rFonts w:ascii="Times New Roman" w:eastAsia="宋体" w:hAnsi="Times New Roman" w:cs="方正仿宋_GB2312"/>
        </w:rPr>
      </w:pPr>
    </w:p>
    <w:p w14:paraId="04AD6183" w14:textId="77777777" w:rsidR="00824622" w:rsidRDefault="00824622">
      <w:pPr>
        <w:spacing w:after="48"/>
        <w:rPr>
          <w:rFonts w:ascii="Times New Roman" w:eastAsia="宋体" w:hAnsi="Times New Roman" w:cs="方正仿宋_GB2312"/>
        </w:rPr>
      </w:pPr>
    </w:p>
    <w:p w14:paraId="1D4D8093" w14:textId="77777777" w:rsidR="00824622" w:rsidRDefault="00C20BDB">
      <w:pPr>
        <w:pStyle w:val="3"/>
        <w:spacing w:before="288" w:after="192"/>
        <w:rPr>
          <w:rFonts w:ascii="Times New Roman" w:eastAsia="宋体" w:hAnsi="Times New Roman" w:cs="方正仿宋_GB2312"/>
        </w:rPr>
      </w:pPr>
      <w:r>
        <w:rPr>
          <w:rFonts w:ascii="Times New Roman" w:eastAsia="宋体" w:hAnsi="Times New Roman" w:cs="方正仿宋_GB2312" w:hint="eastAsia"/>
        </w:rPr>
        <w:t>您目前的户籍情况是？（单选）</w:t>
      </w:r>
    </w:p>
    <w:p w14:paraId="414A4345"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上海户籍</w:t>
      </w:r>
    </w:p>
    <w:p w14:paraId="59038CED"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B. </w:t>
      </w:r>
      <w:r>
        <w:rPr>
          <w:rFonts w:ascii="Times New Roman" w:eastAsia="宋体" w:hAnsi="Times New Roman" w:cs="方正仿宋_GB2312" w:hint="eastAsia"/>
        </w:rPr>
        <w:t>非上海户籍，持有上海居住证</w:t>
      </w:r>
    </w:p>
    <w:p w14:paraId="78423849"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非上海户籍，无居住证</w:t>
      </w:r>
    </w:p>
    <w:p w14:paraId="1F7640B5" w14:textId="77777777" w:rsidR="00824622" w:rsidRDefault="00C20BDB">
      <w:pPr>
        <w:pStyle w:val="3"/>
        <w:spacing w:before="288" w:after="192"/>
        <w:rPr>
          <w:rFonts w:ascii="Times New Roman" w:eastAsia="宋体" w:hAnsi="Times New Roman" w:cs="方正仿宋_GB2312"/>
        </w:rPr>
      </w:pPr>
      <w:bookmarkStart w:id="295" w:name="您目前居住在上海市哪个行政区单选填空"/>
      <w:bookmarkEnd w:id="288"/>
      <w:commentRangeStart w:id="296"/>
      <w:commentRangeStart w:id="297"/>
      <w:r>
        <w:rPr>
          <w:rFonts w:ascii="Times New Roman" w:eastAsia="宋体" w:hAnsi="Times New Roman" w:cs="方正仿宋_GB2312" w:hint="eastAsia"/>
        </w:rPr>
        <w:t>您目前居住在上海市哪个行政区？（单选</w:t>
      </w:r>
      <w:r>
        <w:rPr>
          <w:rFonts w:ascii="Times New Roman" w:eastAsia="宋体" w:hAnsi="Times New Roman" w:cs="方正仿宋_GB2312" w:hint="eastAsia"/>
        </w:rPr>
        <w:t>/</w:t>
      </w:r>
      <w:r>
        <w:rPr>
          <w:rFonts w:ascii="Times New Roman" w:eastAsia="宋体" w:hAnsi="Times New Roman" w:cs="方正仿宋_GB2312" w:hint="eastAsia"/>
        </w:rPr>
        <w:t>填空）</w:t>
      </w:r>
      <w:commentRangeEnd w:id="296"/>
      <w:r>
        <w:commentReference w:id="296"/>
      </w:r>
      <w:commentRangeEnd w:id="297"/>
      <w:r>
        <w:rPr>
          <w:rStyle w:val="afa"/>
          <w:b w:val="0"/>
          <w:bCs w:val="0"/>
          <w:color w:val="262626" w:themeColor="text1" w:themeTint="D9"/>
        </w:rPr>
        <w:commentReference w:id="297"/>
      </w:r>
    </w:p>
    <w:p w14:paraId="169D20B8" w14:textId="77777777" w:rsidR="00824622" w:rsidRDefault="00C20BDB">
      <w:pPr>
        <w:pStyle w:val="3"/>
        <w:spacing w:before="288" w:after="192"/>
      </w:pPr>
      <w:bookmarkStart w:id="298" w:name="您目前的家庭居住结构是单选"/>
      <w:bookmarkEnd w:id="295"/>
      <w:r>
        <w:t>您</w:t>
      </w:r>
      <w:r>
        <w:rPr>
          <w:rFonts w:hint="eastAsia"/>
          <w:lang w:eastAsia="zh"/>
        </w:rPr>
        <w:t>（预计）退休后</w:t>
      </w:r>
      <w:r>
        <w:t>主要与谁一起居住？（单选）</w:t>
      </w:r>
    </w:p>
    <w:p w14:paraId="24FCF8D4" w14:textId="77777777" w:rsidR="00824622" w:rsidRDefault="00C20BDB">
      <w:pPr>
        <w:spacing w:after="48"/>
      </w:pPr>
      <w:r>
        <w:t xml:space="preserve">A. </w:t>
      </w:r>
      <w:r>
        <w:rPr>
          <w:rFonts w:hint="eastAsia"/>
        </w:rPr>
        <w:t>无健在子女，仅</w:t>
      </w:r>
      <w:r>
        <w:t>与配偶同住</w:t>
      </w:r>
      <w:r>
        <w:rPr>
          <w:rFonts w:hint="eastAsia"/>
        </w:rPr>
        <w:t>或独居</w:t>
      </w:r>
      <w:r>
        <w:br/>
        <w:t xml:space="preserve">B. </w:t>
      </w:r>
      <w:r>
        <w:rPr>
          <w:rFonts w:hint="eastAsia"/>
        </w:rPr>
        <w:t>有健在子女，仅</w:t>
      </w:r>
      <w:r>
        <w:t>与配偶同住</w:t>
      </w:r>
      <w:r>
        <w:rPr>
          <w:rFonts w:hint="eastAsia"/>
        </w:rPr>
        <w:t>或独居</w:t>
      </w:r>
      <w:r>
        <w:br/>
        <w:t xml:space="preserve">C. </w:t>
      </w:r>
      <w:r>
        <w:t>与子女及</w:t>
      </w:r>
      <w:r>
        <w:rPr>
          <w:rFonts w:hint="eastAsia"/>
        </w:rPr>
        <w:t>其他亲友</w:t>
      </w:r>
      <w:r>
        <w:t>同住</w:t>
      </w:r>
      <w:r>
        <w:br/>
      </w:r>
      <w:r>
        <w:rPr>
          <w:rFonts w:hint="eastAsia"/>
        </w:rPr>
        <w:t>D</w:t>
      </w:r>
      <w:r>
        <w:t xml:space="preserve">. </w:t>
      </w:r>
      <w:r>
        <w:t>居住在养老机构或社区养老服务机构</w:t>
      </w:r>
      <w:r>
        <w:t xml:space="preserve"> </w:t>
      </w:r>
    </w:p>
    <w:p w14:paraId="17E2A985" w14:textId="77777777" w:rsidR="00824622" w:rsidRDefault="00C20BDB">
      <w:pPr>
        <w:spacing w:after="48"/>
      </w:pPr>
      <w:r>
        <w:rPr>
          <w:rFonts w:hint="eastAsia"/>
        </w:rPr>
        <w:t xml:space="preserve">E. </w:t>
      </w:r>
      <w:r>
        <w:rPr>
          <w:rFonts w:hint="eastAsia"/>
        </w:rPr>
        <w:t>其他</w:t>
      </w:r>
    </w:p>
    <w:p w14:paraId="6D8E183F" w14:textId="77777777" w:rsidR="00824622" w:rsidRDefault="00C20BDB">
      <w:pPr>
        <w:pStyle w:val="3"/>
        <w:spacing w:before="288" w:after="192"/>
      </w:pPr>
      <w:bookmarkStart w:id="299" w:name="您的子女目前主要生活在单选"/>
      <w:bookmarkEnd w:id="298"/>
      <w:r>
        <w:rPr>
          <w:rFonts w:hint="eastAsia"/>
        </w:rPr>
        <w:t>您</w:t>
      </w:r>
      <w:r>
        <w:rPr>
          <w:rFonts w:hint="eastAsia"/>
          <w:lang w:eastAsia="zh"/>
        </w:rPr>
        <w:t>（预计）退休生活可以</w:t>
      </w:r>
      <w:r>
        <w:rPr>
          <w:rFonts w:hint="eastAsia"/>
        </w:rPr>
        <w:t>从子女处获得或向子女提供下列支持的频率如何？</w:t>
      </w:r>
      <w:r>
        <w:rPr>
          <w:rFonts w:hint="eastAsia"/>
          <w:lang w:eastAsia="zh"/>
        </w:rPr>
        <w:t>上</w:t>
      </w:r>
      <w:r>
        <w:rPr>
          <w:rFonts w:hint="eastAsia"/>
        </w:rPr>
        <w:t>题选择“无健在子女”者跳过。</w:t>
      </w:r>
      <w:r>
        <w:rPr>
          <w:rFonts w:hint="eastAsia"/>
        </w:rPr>
        <w:t>1=</w:t>
      </w:r>
      <w:r>
        <w:rPr>
          <w:rFonts w:hint="eastAsia"/>
        </w:rPr>
        <w:t>从不，</w:t>
      </w:r>
      <w:r>
        <w:rPr>
          <w:rFonts w:hint="eastAsia"/>
        </w:rPr>
        <w:t>2=</w:t>
      </w:r>
      <w:r>
        <w:rPr>
          <w:rFonts w:hint="eastAsia"/>
        </w:rPr>
        <w:t>很少，</w:t>
      </w:r>
      <w:r>
        <w:rPr>
          <w:rFonts w:hint="eastAsia"/>
        </w:rPr>
        <w:t>3=</w:t>
      </w:r>
      <w:r>
        <w:rPr>
          <w:rFonts w:hint="eastAsia"/>
        </w:rPr>
        <w:t>有时，</w:t>
      </w:r>
      <w:r>
        <w:rPr>
          <w:rFonts w:hint="eastAsia"/>
        </w:rPr>
        <w:t>4=</w:t>
      </w:r>
      <w:r>
        <w:rPr>
          <w:rFonts w:hint="eastAsia"/>
        </w:rPr>
        <w:t>经常，</w:t>
      </w:r>
      <w:r>
        <w:rPr>
          <w:rFonts w:hint="eastAsia"/>
        </w:rPr>
        <w:t>5=</w:t>
      </w:r>
      <w:r>
        <w:rPr>
          <w:rFonts w:hint="eastAsia"/>
        </w:rPr>
        <w:t>总是。</w:t>
      </w:r>
    </w:p>
    <w:tbl>
      <w:tblPr>
        <w:tblW w:w="4997" w:type="pct"/>
        <w:tblBorders>
          <w:top w:val="single" w:sz="4" w:space="0" w:color="A9B8C4"/>
          <w:left w:val="single" w:sz="4" w:space="0" w:color="A9B8C4"/>
          <w:bottom w:val="single" w:sz="4" w:space="0" w:color="A9B8C4"/>
          <w:right w:val="single" w:sz="4" w:space="0" w:color="A9B8C4"/>
          <w:insideH w:val="single" w:sz="4" w:space="0" w:color="A9B8C4"/>
          <w:insideV w:val="single" w:sz="4" w:space="0" w:color="A9B8C4"/>
        </w:tblBorders>
        <w:tblLook w:val="04A0" w:firstRow="1" w:lastRow="0" w:firstColumn="1" w:lastColumn="0" w:noHBand="0" w:noVBand="1"/>
      </w:tblPr>
      <w:tblGrid>
        <w:gridCol w:w="5308"/>
        <w:gridCol w:w="666"/>
        <w:gridCol w:w="666"/>
        <w:gridCol w:w="665"/>
        <w:gridCol w:w="665"/>
        <w:gridCol w:w="665"/>
      </w:tblGrid>
      <w:tr w:rsidR="00824622" w14:paraId="337DBE4A" w14:textId="77777777">
        <w:trPr>
          <w:cantSplit/>
          <w:tblHeader/>
        </w:trPr>
        <w:tc>
          <w:tcPr>
            <w:tcW w:w="3071" w:type="pct"/>
            <w:tcBorders>
              <w:top w:val="single" w:sz="12" w:space="0" w:color="000000"/>
              <w:left w:val="nil"/>
              <w:bottom w:val="single" w:sz="4" w:space="0" w:color="000000"/>
              <w:right w:val="nil"/>
              <w:tl2br w:val="nil"/>
            </w:tcBorders>
            <w:shd w:val="clear" w:color="auto" w:fill="FFFFFF"/>
            <w:tcMar>
              <w:top w:w="100" w:type="dxa"/>
              <w:left w:w="120" w:type="dxa"/>
              <w:bottom w:w="100" w:type="dxa"/>
              <w:right w:w="100" w:type="dxa"/>
            </w:tcMar>
            <w:vAlign w:val="center"/>
          </w:tcPr>
          <w:p w14:paraId="7F452D48" w14:textId="77777777" w:rsidR="00824622" w:rsidRDefault="00C20BDB">
            <w:pPr>
              <w:pStyle w:val="a1"/>
              <w:widowControl/>
              <w:rPr>
                <w:rFonts w:ascii="Times New Roman" w:hAnsi="Times New Roman"/>
                <w:color w:val="000000"/>
              </w:rPr>
            </w:pPr>
            <w:r>
              <w:rPr>
                <w:rFonts w:ascii="Times New Roman" w:hAnsi="Times New Roman" w:hint="eastAsia"/>
                <w:color w:val="000000"/>
              </w:rPr>
              <w:t>项目</w:t>
            </w:r>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BE721DD" w14:textId="77777777" w:rsidR="00824622" w:rsidRDefault="00C20BDB">
            <w:pPr>
              <w:pStyle w:val="a1"/>
              <w:widowControl/>
              <w:rPr>
                <w:rFonts w:ascii="Times New Roman" w:hAnsi="Times New Roman"/>
                <w:color w:val="000000"/>
              </w:rPr>
            </w:pPr>
            <w:r>
              <w:rPr>
                <w:rFonts w:ascii="Times New Roman" w:hAnsi="Times New Roman" w:hint="eastAsia"/>
                <w:color w:val="000000"/>
              </w:rPr>
              <w:t>1</w:t>
            </w:r>
            <w:ins w:id="300" w:author="束宇" w:date="2026-09-29T15:24:00Z">
              <w:r>
                <w:rPr>
                  <w:rFonts w:ascii="Times New Roman" w:hAnsi="Times New Roman" w:hint="eastAsia"/>
                  <w:color w:val="000000"/>
                </w:rPr>
                <w:t>从不</w:t>
              </w:r>
            </w:ins>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0D0AD4C2" w14:textId="77777777" w:rsidR="00824622" w:rsidRDefault="00C20BDB">
            <w:pPr>
              <w:pStyle w:val="a1"/>
              <w:widowControl/>
              <w:rPr>
                <w:rFonts w:ascii="Times New Roman" w:hAnsi="Times New Roman"/>
                <w:color w:val="000000"/>
              </w:rPr>
            </w:pPr>
            <w:r>
              <w:rPr>
                <w:rFonts w:ascii="Times New Roman" w:hAnsi="Times New Roman" w:hint="eastAsia"/>
                <w:color w:val="000000"/>
              </w:rPr>
              <w:t>2</w:t>
            </w:r>
            <w:ins w:id="301" w:author="束宇" w:date="2026-09-29T15:24:00Z">
              <w:r>
                <w:rPr>
                  <w:rFonts w:ascii="Times New Roman" w:hAnsi="Times New Roman" w:hint="eastAsia"/>
                  <w:color w:val="000000"/>
                </w:rPr>
                <w:t>很少</w:t>
              </w:r>
            </w:ins>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7390D62A" w14:textId="77777777" w:rsidR="00824622" w:rsidRDefault="00C20BDB">
            <w:pPr>
              <w:pStyle w:val="a1"/>
              <w:widowControl/>
              <w:rPr>
                <w:rFonts w:ascii="Times New Roman" w:hAnsi="Times New Roman"/>
                <w:color w:val="000000"/>
              </w:rPr>
            </w:pPr>
            <w:r>
              <w:rPr>
                <w:rFonts w:ascii="Times New Roman" w:hAnsi="Times New Roman" w:hint="eastAsia"/>
                <w:color w:val="000000"/>
              </w:rPr>
              <w:t>3</w:t>
            </w:r>
            <w:ins w:id="302" w:author="束宇" w:date="2026-09-29T15:24:00Z">
              <w:r>
                <w:rPr>
                  <w:rFonts w:ascii="Times New Roman" w:hAnsi="Times New Roman" w:hint="eastAsia"/>
                  <w:color w:val="000000"/>
                </w:rPr>
                <w:t>有时</w:t>
              </w:r>
            </w:ins>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674F23C" w14:textId="77777777" w:rsidR="00824622" w:rsidRDefault="00C20BDB">
            <w:pPr>
              <w:pStyle w:val="a1"/>
              <w:widowControl/>
              <w:rPr>
                <w:rFonts w:ascii="Times New Roman" w:hAnsi="Times New Roman"/>
                <w:color w:val="000000"/>
              </w:rPr>
            </w:pPr>
            <w:r>
              <w:rPr>
                <w:rFonts w:ascii="Times New Roman" w:hAnsi="Times New Roman" w:hint="eastAsia"/>
                <w:color w:val="000000"/>
              </w:rPr>
              <w:t>4</w:t>
            </w:r>
            <w:ins w:id="303" w:author="束宇" w:date="2026-09-29T15:25:00Z">
              <w:r>
                <w:rPr>
                  <w:rFonts w:ascii="Times New Roman" w:hAnsi="Times New Roman" w:hint="eastAsia"/>
                  <w:color w:val="000000"/>
                </w:rPr>
                <w:t>经常</w:t>
              </w:r>
            </w:ins>
          </w:p>
        </w:tc>
        <w:tc>
          <w:tcPr>
            <w:tcW w:w="385" w:type="pct"/>
            <w:tcBorders>
              <w:top w:val="single" w:sz="12" w:space="0" w:color="000000"/>
              <w:left w:val="nil"/>
              <w:bottom w:val="single" w:sz="4" w:space="0" w:color="000000"/>
              <w:right w:val="nil"/>
            </w:tcBorders>
            <w:shd w:val="clear" w:color="auto" w:fill="FFFFFF"/>
            <w:tcMar>
              <w:top w:w="100" w:type="dxa"/>
              <w:left w:w="120" w:type="dxa"/>
              <w:bottom w:w="100" w:type="dxa"/>
              <w:right w:w="100" w:type="dxa"/>
            </w:tcMar>
            <w:vAlign w:val="center"/>
          </w:tcPr>
          <w:p w14:paraId="1F7DADB5" w14:textId="77777777" w:rsidR="00824622" w:rsidRDefault="00C20BDB">
            <w:pPr>
              <w:pStyle w:val="a1"/>
              <w:widowControl/>
              <w:rPr>
                <w:rFonts w:ascii="Times New Roman" w:hAnsi="Times New Roman"/>
                <w:color w:val="000000"/>
              </w:rPr>
            </w:pPr>
            <w:r>
              <w:rPr>
                <w:rFonts w:ascii="Times New Roman" w:hAnsi="Times New Roman" w:hint="eastAsia"/>
                <w:color w:val="000000"/>
              </w:rPr>
              <w:t>5</w:t>
            </w:r>
            <w:ins w:id="304" w:author="束宇" w:date="2026-09-29T15:25:00Z">
              <w:r>
                <w:rPr>
                  <w:rFonts w:ascii="Times New Roman" w:hAnsi="Times New Roman" w:hint="eastAsia"/>
                  <w:color w:val="000000"/>
                </w:rPr>
                <w:t>总是</w:t>
              </w:r>
            </w:ins>
          </w:p>
        </w:tc>
      </w:tr>
      <w:tr w:rsidR="00824622" w14:paraId="6159F8E2" w14:textId="77777777">
        <w:trPr>
          <w:cantSplit/>
        </w:trPr>
        <w:tc>
          <w:tcPr>
            <w:tcW w:w="3071"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79F9E5EF" w14:textId="77777777" w:rsidR="00824622" w:rsidRDefault="00C20BDB">
            <w:pPr>
              <w:pStyle w:val="a1"/>
              <w:widowControl/>
              <w:rPr>
                <w:rFonts w:ascii="Times New Roman" w:hAnsi="Times New Roman"/>
                <w:color w:val="000000"/>
              </w:rPr>
            </w:pPr>
            <w:r>
              <w:rPr>
                <w:rFonts w:ascii="Times New Roman" w:hAnsi="Times New Roman" w:hint="eastAsia"/>
                <w:color w:val="000000"/>
              </w:rPr>
              <w:t>子女给予我生活照顾（如日常照料、就医协助）</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02F705DA"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59A831C5"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248A278A"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631BA2DC"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single" w:sz="4" w:space="0" w:color="000000"/>
              <w:left w:val="nil"/>
              <w:bottom w:val="nil"/>
              <w:right w:val="nil"/>
            </w:tcBorders>
            <w:shd w:val="clear" w:color="auto" w:fill="FFFFFF"/>
            <w:tcMar>
              <w:top w:w="100" w:type="dxa"/>
              <w:left w:w="120" w:type="dxa"/>
              <w:bottom w:w="100" w:type="dxa"/>
              <w:right w:w="100" w:type="dxa"/>
            </w:tcMar>
            <w:vAlign w:val="center"/>
          </w:tcPr>
          <w:p w14:paraId="3643C7EF"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r>
      <w:tr w:rsidR="00824622" w14:paraId="43C2D60B" w14:textId="77777777">
        <w:trPr>
          <w:cantSplit/>
        </w:trPr>
        <w:tc>
          <w:tcPr>
            <w:tcW w:w="3071" w:type="pct"/>
            <w:tcBorders>
              <w:top w:val="nil"/>
              <w:left w:val="nil"/>
              <w:bottom w:val="nil"/>
              <w:right w:val="nil"/>
            </w:tcBorders>
            <w:shd w:val="clear" w:color="auto" w:fill="FFFFFF"/>
            <w:tcMar>
              <w:top w:w="100" w:type="dxa"/>
              <w:left w:w="120" w:type="dxa"/>
              <w:bottom w:w="100" w:type="dxa"/>
              <w:right w:w="100" w:type="dxa"/>
            </w:tcMar>
            <w:vAlign w:val="center"/>
          </w:tcPr>
          <w:p w14:paraId="53ADE6DE" w14:textId="77777777" w:rsidR="00824622" w:rsidRDefault="00C20BDB">
            <w:pPr>
              <w:pStyle w:val="a1"/>
              <w:widowControl/>
              <w:rPr>
                <w:rFonts w:ascii="Times New Roman" w:hAnsi="Times New Roman"/>
                <w:color w:val="000000"/>
              </w:rPr>
            </w:pPr>
            <w:r>
              <w:rPr>
                <w:rFonts w:ascii="Times New Roman" w:hAnsi="Times New Roman" w:hint="eastAsia"/>
                <w:color w:val="000000"/>
              </w:rPr>
              <w:t>子女给予我精神慰藉（如陪伴、聊天和情感关怀）</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17EBAA6"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5CB50A5"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63E1715A"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5AC6785D"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B046C7E"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r>
      <w:tr w:rsidR="00824622" w14:paraId="2B6952BC" w14:textId="77777777">
        <w:trPr>
          <w:cantSplit/>
        </w:trPr>
        <w:tc>
          <w:tcPr>
            <w:tcW w:w="3071" w:type="pct"/>
            <w:tcBorders>
              <w:top w:val="nil"/>
              <w:left w:val="nil"/>
              <w:bottom w:val="nil"/>
              <w:right w:val="nil"/>
            </w:tcBorders>
            <w:shd w:val="clear" w:color="auto" w:fill="FFFFFF"/>
            <w:tcMar>
              <w:top w:w="100" w:type="dxa"/>
              <w:left w:w="120" w:type="dxa"/>
              <w:bottom w:w="100" w:type="dxa"/>
              <w:right w:w="100" w:type="dxa"/>
            </w:tcMar>
            <w:vAlign w:val="center"/>
          </w:tcPr>
          <w:p w14:paraId="249A4DA6" w14:textId="77777777" w:rsidR="00824622" w:rsidRDefault="00C20BDB">
            <w:pPr>
              <w:pStyle w:val="a1"/>
              <w:widowControl/>
              <w:rPr>
                <w:rFonts w:ascii="Times New Roman" w:hAnsi="Times New Roman"/>
                <w:color w:val="000000"/>
              </w:rPr>
            </w:pPr>
            <w:r>
              <w:rPr>
                <w:rFonts w:ascii="Times New Roman" w:hAnsi="Times New Roman" w:hint="eastAsia"/>
                <w:color w:val="000000"/>
              </w:rPr>
              <w:lastRenderedPageBreak/>
              <w:t>子女给予我经济支持（如补贴生活费、医疗费）</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EA19120"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27495ED4"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44C7BB90"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3D736744"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nil"/>
              <w:right w:val="nil"/>
            </w:tcBorders>
            <w:shd w:val="clear" w:color="auto" w:fill="FFFFFF"/>
            <w:tcMar>
              <w:top w:w="100" w:type="dxa"/>
              <w:left w:w="120" w:type="dxa"/>
              <w:bottom w:w="100" w:type="dxa"/>
              <w:right w:w="100" w:type="dxa"/>
            </w:tcMar>
            <w:vAlign w:val="center"/>
          </w:tcPr>
          <w:p w14:paraId="0F4D8162"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r>
      <w:tr w:rsidR="00824622" w14:paraId="191BFB27" w14:textId="77777777">
        <w:trPr>
          <w:cantSplit/>
        </w:trPr>
        <w:tc>
          <w:tcPr>
            <w:tcW w:w="3071"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0297D0BD" w14:textId="77777777" w:rsidR="00824622" w:rsidRDefault="00C20BDB">
            <w:pPr>
              <w:pStyle w:val="a1"/>
              <w:widowControl/>
              <w:rPr>
                <w:rFonts w:ascii="Times New Roman" w:hAnsi="Times New Roman"/>
                <w:color w:val="000000"/>
                <w:lang w:eastAsia="zh"/>
              </w:rPr>
            </w:pPr>
            <w:r>
              <w:rPr>
                <w:rFonts w:ascii="Times New Roman" w:hAnsi="Times New Roman" w:hint="eastAsia"/>
                <w:color w:val="000000"/>
              </w:rPr>
              <w:t>我帮助照顾</w:t>
            </w:r>
            <w:r>
              <w:rPr>
                <w:rFonts w:ascii="Times New Roman" w:hAnsi="Times New Roman" w:hint="eastAsia"/>
                <w:color w:val="000000"/>
                <w:lang w:eastAsia="zh"/>
              </w:rPr>
              <w:t>子女或</w:t>
            </w:r>
            <w:r>
              <w:rPr>
                <w:rFonts w:ascii="Times New Roman" w:hAnsi="Times New Roman" w:hint="eastAsia"/>
                <w:color w:val="000000"/>
              </w:rPr>
              <w:t>孙辈</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152F9F5B"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5F011E7B"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48FB3CE9"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695C8385"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c>
          <w:tcPr>
            <w:tcW w:w="385" w:type="pct"/>
            <w:tcBorders>
              <w:top w:val="nil"/>
              <w:left w:val="nil"/>
              <w:bottom w:val="single" w:sz="12" w:space="0" w:color="000000"/>
              <w:right w:val="nil"/>
            </w:tcBorders>
            <w:shd w:val="clear" w:color="auto" w:fill="FFFFFF"/>
            <w:tcMar>
              <w:top w:w="100" w:type="dxa"/>
              <w:left w:w="120" w:type="dxa"/>
              <w:bottom w:w="100" w:type="dxa"/>
              <w:right w:w="100" w:type="dxa"/>
            </w:tcMar>
            <w:vAlign w:val="center"/>
          </w:tcPr>
          <w:p w14:paraId="1D2E6D18" w14:textId="77777777" w:rsidR="00824622" w:rsidRDefault="00C20BDB">
            <w:pPr>
              <w:pStyle w:val="a1"/>
              <w:widowControl/>
              <w:rPr>
                <w:rFonts w:ascii="Times New Roman" w:hAnsi="Times New Roman"/>
                <w:color w:val="000000"/>
              </w:rPr>
            </w:pPr>
            <w:r>
              <w:rPr>
                <w:rFonts w:ascii="Times New Roman" w:hAnsi="Times New Roman" w:hint="eastAsia"/>
                <w:color w:val="000000"/>
              </w:rPr>
              <w:t>□</w:t>
            </w:r>
          </w:p>
        </w:tc>
      </w:tr>
    </w:tbl>
    <w:p w14:paraId="617EBAF1" w14:textId="77777777" w:rsidR="00824622" w:rsidRDefault="00824622">
      <w:pPr>
        <w:pStyle w:val="a1"/>
        <w:rPr>
          <w:rFonts w:ascii="Times New Roman" w:hAnsi="Times New Roman"/>
        </w:rPr>
      </w:pPr>
    </w:p>
    <w:p w14:paraId="3D654BB5" w14:textId="77777777" w:rsidR="00824622" w:rsidRDefault="00C20BDB">
      <w:pPr>
        <w:pStyle w:val="3"/>
        <w:spacing w:before="288" w:after="192"/>
        <w:rPr>
          <w:rFonts w:ascii="Times New Roman" w:eastAsia="宋体" w:hAnsi="Times New Roman" w:cs="方正仿宋_GB2312"/>
        </w:rPr>
      </w:pPr>
      <w:bookmarkStart w:id="305" w:name="您和配偶每月养老金退休金及其他稳定收入合计大约为单选"/>
      <w:bookmarkStart w:id="306" w:name="您的房产是否还有贷款单选"/>
      <w:bookmarkEnd w:id="299"/>
      <w:r>
        <w:rPr>
          <w:rFonts w:ascii="Times New Roman" w:eastAsia="宋体" w:hAnsi="Times New Roman" w:cs="方正仿宋_GB2312" w:hint="eastAsia"/>
        </w:rPr>
        <w:t>您和配偶（预计）退休后每月人均养老金、退休金及其他稳定收入合计大约为？（单选）</w:t>
      </w:r>
    </w:p>
    <w:p w14:paraId="3D3C4E3A"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A. 5000</w:t>
      </w:r>
      <w:r>
        <w:rPr>
          <w:rFonts w:ascii="Times New Roman" w:eastAsia="宋体" w:hAnsi="Times New Roman" w:cs="方正仿宋_GB2312" w:hint="eastAsia"/>
        </w:rPr>
        <w:t>元以下</w:t>
      </w:r>
      <w:r>
        <w:rPr>
          <w:rFonts w:ascii="Times New Roman" w:eastAsia="宋体" w:hAnsi="Times New Roman" w:cs="方正仿宋_GB2312" w:hint="eastAsia"/>
        </w:rPr>
        <w:br/>
        <w:t>B. 5000-10000</w:t>
      </w:r>
      <w:r>
        <w:rPr>
          <w:rFonts w:ascii="Times New Roman" w:eastAsia="宋体" w:hAnsi="Times New Roman" w:cs="方正仿宋_GB2312" w:hint="eastAsia"/>
        </w:rPr>
        <w:t>元</w:t>
      </w:r>
      <w:r>
        <w:rPr>
          <w:rFonts w:ascii="Times New Roman" w:eastAsia="宋体" w:hAnsi="Times New Roman" w:cs="方正仿宋_GB2312" w:hint="eastAsia"/>
        </w:rPr>
        <w:br/>
        <w:t>C.</w:t>
      </w:r>
      <w:r>
        <w:rPr>
          <w:rFonts w:ascii="Times New Roman" w:eastAsia="宋体" w:hAnsi="Times New Roman" w:cs="方正仿宋_GB2312" w:hint="eastAsia"/>
        </w:rPr>
        <w:t xml:space="preserve"> 10000-15000</w:t>
      </w:r>
      <w:r>
        <w:rPr>
          <w:rFonts w:ascii="Times New Roman" w:eastAsia="宋体" w:hAnsi="Times New Roman" w:cs="方正仿宋_GB2312" w:hint="eastAsia"/>
        </w:rPr>
        <w:t>元</w:t>
      </w:r>
      <w:r>
        <w:rPr>
          <w:rFonts w:ascii="Times New Roman" w:eastAsia="宋体" w:hAnsi="Times New Roman" w:cs="方正仿宋_GB2312" w:hint="eastAsia"/>
        </w:rPr>
        <w:br/>
        <w:t>D. 15000-30000</w:t>
      </w:r>
      <w:r>
        <w:rPr>
          <w:rFonts w:ascii="Times New Roman" w:eastAsia="宋体" w:hAnsi="Times New Roman" w:cs="方正仿宋_GB2312" w:hint="eastAsia"/>
        </w:rPr>
        <w:t>元</w:t>
      </w:r>
      <w:r>
        <w:rPr>
          <w:rFonts w:ascii="Times New Roman" w:eastAsia="宋体" w:hAnsi="Times New Roman" w:cs="方正仿宋_GB2312" w:hint="eastAsia"/>
        </w:rPr>
        <w:br/>
        <w:t>E. 30000</w:t>
      </w:r>
      <w:r>
        <w:rPr>
          <w:rFonts w:ascii="Times New Roman" w:eastAsia="宋体" w:hAnsi="Times New Roman" w:cs="方正仿宋_GB2312" w:hint="eastAsia"/>
        </w:rPr>
        <w:t>元以上</w:t>
      </w:r>
    </w:p>
    <w:p w14:paraId="31B73600" w14:textId="77777777" w:rsidR="00824622" w:rsidRDefault="00C20BDB">
      <w:pPr>
        <w:pStyle w:val="3"/>
        <w:spacing w:before="288" w:after="192"/>
        <w:rPr>
          <w:rFonts w:ascii="Times New Roman" w:eastAsia="宋体" w:hAnsi="Times New Roman" w:cs="方正仿宋_GB2312"/>
        </w:rPr>
      </w:pPr>
      <w:bookmarkStart w:id="307" w:name="您名下拥有几套自有产权住房单选"/>
      <w:bookmarkStart w:id="308" w:name="对于自有住房以下哪种说法更符合您的想法单选"/>
      <w:bookmarkEnd w:id="305"/>
      <w:r>
        <w:rPr>
          <w:rFonts w:ascii="Times New Roman" w:eastAsia="宋体" w:hAnsi="Times New Roman" w:cs="方正仿宋_GB2312" w:hint="eastAsia"/>
        </w:rPr>
        <w:t>您名下拥有几套自有产权住房？（单选）</w:t>
      </w:r>
    </w:p>
    <w:p w14:paraId="7D36A0FE"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实际无自有住房</w:t>
      </w:r>
    </w:p>
    <w:p w14:paraId="31533AFE" w14:textId="77777777" w:rsidR="00824622" w:rsidRDefault="00C20BDB">
      <w:pPr>
        <w:spacing w:after="48"/>
      </w:pPr>
      <w:r>
        <w:rPr>
          <w:rFonts w:ascii="Times New Roman" w:eastAsia="宋体" w:hAnsi="Times New Roman" w:cs="方正仿宋_GB2312" w:hint="eastAsia"/>
        </w:rPr>
        <w:t xml:space="preserve">B. </w:t>
      </w:r>
      <w:r>
        <w:rPr>
          <w:rFonts w:ascii="Times New Roman" w:eastAsia="宋体" w:hAnsi="Times New Roman" w:cs="方正仿宋_GB2312" w:hint="eastAsia"/>
        </w:rPr>
        <w:t>实际有自有住房但是不在名下（</w:t>
      </w:r>
      <w:r>
        <w:rPr>
          <w:rFonts w:hint="eastAsia"/>
        </w:rPr>
        <w:t>已转至儿女或其他亲属名下）</w:t>
      </w:r>
    </w:p>
    <w:p w14:paraId="1308C0C7"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C.  1</w:t>
      </w:r>
      <w:r>
        <w:rPr>
          <w:rFonts w:ascii="Times New Roman" w:eastAsia="宋体" w:hAnsi="Times New Roman" w:cs="方正仿宋_GB2312" w:hint="eastAsia"/>
        </w:rPr>
        <w:t>套</w:t>
      </w:r>
    </w:p>
    <w:p w14:paraId="73A7D062"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D.  2</w:t>
      </w:r>
      <w:r>
        <w:rPr>
          <w:rFonts w:ascii="Times New Roman" w:eastAsia="宋体" w:hAnsi="Times New Roman" w:cs="方正仿宋_GB2312" w:hint="eastAsia"/>
        </w:rPr>
        <w:t>套</w:t>
      </w:r>
    </w:p>
    <w:p w14:paraId="0B87E653"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E.  3</w:t>
      </w:r>
      <w:r>
        <w:rPr>
          <w:rFonts w:ascii="Times New Roman" w:eastAsia="宋体" w:hAnsi="Times New Roman" w:cs="方正仿宋_GB2312" w:hint="eastAsia"/>
        </w:rPr>
        <w:t>套及以上</w:t>
      </w:r>
    </w:p>
    <w:p w14:paraId="40BE0A5C" w14:textId="77777777" w:rsidR="00824622" w:rsidRDefault="00C20BDB">
      <w:pPr>
        <w:pStyle w:val="3"/>
        <w:spacing w:before="288" w:after="192"/>
        <w:rPr>
          <w:rFonts w:ascii="Times New Roman" w:eastAsia="宋体" w:hAnsi="Times New Roman" w:cs="方正仿宋_GB2312"/>
        </w:rPr>
      </w:pPr>
      <w:bookmarkStart w:id="309" w:name="您名下房产当前主要使用状态可多选"/>
      <w:bookmarkEnd w:id="307"/>
      <w:r>
        <w:rPr>
          <w:rFonts w:ascii="Times New Roman" w:eastAsia="宋体" w:hAnsi="Times New Roman" w:cs="方正仿宋_GB2312" w:hint="eastAsia"/>
        </w:rPr>
        <w:t>您名下房产当前主要使用状态？（可多选；无住房者跳过）</w:t>
      </w:r>
    </w:p>
    <w:p w14:paraId="2421FCDE"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自住</w:t>
      </w:r>
    </w:p>
    <w:p w14:paraId="48B59124"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B. </w:t>
      </w:r>
      <w:r>
        <w:rPr>
          <w:rFonts w:ascii="Times New Roman" w:eastAsia="宋体" w:hAnsi="Times New Roman" w:cs="方正仿宋_GB2312" w:hint="eastAsia"/>
        </w:rPr>
        <w:t>子女或其他亲友居住</w:t>
      </w:r>
    </w:p>
    <w:p w14:paraId="1D9A27DA"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对外出租</w:t>
      </w:r>
    </w:p>
    <w:p w14:paraId="3A9AA812"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D. </w:t>
      </w:r>
      <w:r>
        <w:rPr>
          <w:rFonts w:ascii="Times New Roman" w:eastAsia="宋体" w:hAnsi="Times New Roman" w:cs="方正仿宋_GB2312" w:hint="eastAsia"/>
        </w:rPr>
        <w:t>空置闲置</w:t>
      </w:r>
    </w:p>
    <w:p w14:paraId="353D911F" w14:textId="77777777" w:rsidR="00824622" w:rsidRDefault="00C20BDB">
      <w:pPr>
        <w:pStyle w:val="a1"/>
        <w:rPr>
          <w:rFonts w:ascii="Times New Roman" w:eastAsia="宋体" w:hAnsi="Times New Roman" w:cs="方正仿宋_GB2312"/>
        </w:rPr>
      </w:pPr>
      <w:r>
        <w:rPr>
          <w:rFonts w:ascii="Times New Roman" w:eastAsia="宋体" w:hAnsi="Times New Roman" w:cs="方正仿宋_GB2312" w:hint="eastAsia"/>
        </w:rPr>
        <w:t>E.</w:t>
      </w:r>
      <w:r>
        <w:rPr>
          <w:rFonts w:ascii="Times New Roman" w:eastAsia="宋体" w:hAnsi="Times New Roman" w:cs="方正仿宋_GB2312" w:hint="eastAsia"/>
        </w:rPr>
        <w:t>其他</w:t>
      </w:r>
    </w:p>
    <w:p w14:paraId="719A7D25" w14:textId="77777777" w:rsidR="00824622" w:rsidRDefault="00C20BDB">
      <w:pPr>
        <w:pStyle w:val="3"/>
        <w:spacing w:before="288" w:after="192"/>
        <w:rPr>
          <w:rFonts w:ascii="Times New Roman" w:eastAsia="宋体" w:hAnsi="Times New Roman" w:cs="方正仿宋_GB2312"/>
        </w:rPr>
      </w:pPr>
      <w:bookmarkStart w:id="310" w:name="您名下位于上海的自有住房目前市场总价值大约为单选"/>
      <w:bookmarkEnd w:id="309"/>
      <w:r>
        <w:rPr>
          <w:rFonts w:ascii="Times New Roman" w:eastAsia="宋体" w:hAnsi="Times New Roman" w:cs="方正仿宋_GB2312" w:hint="eastAsia"/>
        </w:rPr>
        <w:lastRenderedPageBreak/>
        <w:t>您名下的自有住房目前市场总价值大约为？（单选；无住房者跳过）</w:t>
      </w:r>
    </w:p>
    <w:p w14:paraId="70E97E62"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不足</w:t>
      </w:r>
      <w:r>
        <w:rPr>
          <w:rFonts w:ascii="Times New Roman" w:eastAsia="宋体" w:hAnsi="Times New Roman" w:cs="方正仿宋_GB2312" w:hint="eastAsia"/>
        </w:rPr>
        <w:t>300</w:t>
      </w:r>
      <w:r>
        <w:rPr>
          <w:rFonts w:ascii="Times New Roman" w:eastAsia="宋体" w:hAnsi="Times New Roman" w:cs="方正仿宋_GB2312" w:hint="eastAsia"/>
        </w:rPr>
        <w:t>万元</w:t>
      </w:r>
      <w:r>
        <w:rPr>
          <w:rFonts w:ascii="Times New Roman" w:eastAsia="宋体" w:hAnsi="Times New Roman" w:cs="方正仿宋_GB2312" w:hint="eastAsia"/>
        </w:rPr>
        <w:br/>
        <w:t>B. 300</w:t>
      </w:r>
      <w:r>
        <w:rPr>
          <w:rFonts w:ascii="Times New Roman" w:eastAsia="宋体" w:hAnsi="Times New Roman" w:cs="方正仿宋_GB2312" w:hint="eastAsia"/>
        </w:rPr>
        <w:t>万元及以上，不足</w:t>
      </w:r>
      <w:r>
        <w:rPr>
          <w:rFonts w:ascii="Times New Roman" w:eastAsia="宋体" w:hAnsi="Times New Roman" w:cs="方正仿宋_GB2312" w:hint="eastAsia"/>
        </w:rPr>
        <w:t>500</w:t>
      </w:r>
      <w:r>
        <w:rPr>
          <w:rFonts w:ascii="Times New Roman" w:eastAsia="宋体" w:hAnsi="Times New Roman" w:cs="方正仿宋_GB2312" w:hint="eastAsia"/>
        </w:rPr>
        <w:t>万元</w:t>
      </w:r>
      <w:r>
        <w:rPr>
          <w:rFonts w:ascii="Times New Roman" w:eastAsia="宋体" w:hAnsi="Times New Roman" w:cs="方正仿宋_GB2312" w:hint="eastAsia"/>
        </w:rPr>
        <w:br/>
      </w:r>
      <w:r>
        <w:rPr>
          <w:rFonts w:ascii="Times New Roman" w:eastAsia="宋体" w:hAnsi="Times New Roman" w:cs="方正仿宋_GB2312" w:hint="eastAsia"/>
        </w:rPr>
        <w:t>C. 500</w:t>
      </w:r>
      <w:r>
        <w:rPr>
          <w:rFonts w:ascii="Times New Roman" w:eastAsia="宋体" w:hAnsi="Times New Roman" w:cs="方正仿宋_GB2312" w:hint="eastAsia"/>
        </w:rPr>
        <w:t>万元及以上，不足</w:t>
      </w:r>
      <w:r>
        <w:rPr>
          <w:rFonts w:ascii="Times New Roman" w:eastAsia="宋体" w:hAnsi="Times New Roman" w:cs="方正仿宋_GB2312" w:hint="eastAsia"/>
        </w:rPr>
        <w:t>800</w:t>
      </w:r>
      <w:r>
        <w:rPr>
          <w:rFonts w:ascii="Times New Roman" w:eastAsia="宋体" w:hAnsi="Times New Roman" w:cs="方正仿宋_GB2312" w:hint="eastAsia"/>
        </w:rPr>
        <w:t>万元</w:t>
      </w:r>
      <w:r>
        <w:rPr>
          <w:rFonts w:ascii="Times New Roman" w:eastAsia="宋体" w:hAnsi="Times New Roman" w:cs="方正仿宋_GB2312" w:hint="eastAsia"/>
        </w:rPr>
        <w:br/>
        <w:t>D. 800</w:t>
      </w:r>
      <w:r>
        <w:rPr>
          <w:rFonts w:ascii="Times New Roman" w:eastAsia="宋体" w:hAnsi="Times New Roman" w:cs="方正仿宋_GB2312" w:hint="eastAsia"/>
        </w:rPr>
        <w:t>万元及以上，不足</w:t>
      </w:r>
      <w:r>
        <w:rPr>
          <w:rFonts w:ascii="Times New Roman" w:eastAsia="宋体" w:hAnsi="Times New Roman" w:cs="方正仿宋_GB2312" w:hint="eastAsia"/>
        </w:rPr>
        <w:t>1500</w:t>
      </w:r>
      <w:r>
        <w:rPr>
          <w:rFonts w:ascii="Times New Roman" w:eastAsia="宋体" w:hAnsi="Times New Roman" w:cs="方正仿宋_GB2312" w:hint="eastAsia"/>
        </w:rPr>
        <w:t>万元</w:t>
      </w:r>
      <w:r>
        <w:rPr>
          <w:rFonts w:ascii="Times New Roman" w:eastAsia="宋体" w:hAnsi="Times New Roman" w:cs="方正仿宋_GB2312" w:hint="eastAsia"/>
        </w:rPr>
        <w:br/>
        <w:t>E. 1500</w:t>
      </w:r>
      <w:r>
        <w:rPr>
          <w:rFonts w:ascii="Times New Roman" w:eastAsia="宋体" w:hAnsi="Times New Roman" w:cs="方正仿宋_GB2312" w:hint="eastAsia"/>
        </w:rPr>
        <w:t>万元及以上</w:t>
      </w:r>
    </w:p>
    <w:p w14:paraId="2078753D" w14:textId="77777777" w:rsidR="00824622" w:rsidRDefault="00C20BDB">
      <w:pPr>
        <w:pStyle w:val="3"/>
        <w:spacing w:before="288" w:after="192"/>
        <w:rPr>
          <w:rFonts w:ascii="Times New Roman" w:eastAsia="宋体" w:hAnsi="Times New Roman" w:cs="方正仿宋_GB2312"/>
        </w:rPr>
      </w:pPr>
      <w:bookmarkStart w:id="311" w:name="您家庭总资产中房产价值占比大约为单选"/>
      <w:bookmarkEnd w:id="310"/>
      <w:r>
        <w:rPr>
          <w:rFonts w:ascii="Times New Roman" w:eastAsia="宋体" w:hAnsi="Times New Roman" w:cs="方正仿宋_GB2312" w:hint="eastAsia"/>
        </w:rPr>
        <w:t>您家庭总资产中，房产价值占比大约为？（单选；无住房者跳过）</w:t>
      </w:r>
    </w:p>
    <w:p w14:paraId="6EFE298E"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A. 30%</w:t>
      </w:r>
      <w:r>
        <w:rPr>
          <w:rFonts w:ascii="Times New Roman" w:eastAsia="宋体" w:hAnsi="Times New Roman" w:cs="方正仿宋_GB2312" w:hint="eastAsia"/>
        </w:rPr>
        <w:t>以内</w:t>
      </w:r>
      <w:r>
        <w:rPr>
          <w:rFonts w:ascii="Times New Roman" w:eastAsia="宋体" w:hAnsi="Times New Roman" w:cs="方正仿宋_GB2312" w:hint="eastAsia"/>
        </w:rPr>
        <w:br/>
        <w:t>B. 30%-60%</w:t>
      </w:r>
      <w:r>
        <w:rPr>
          <w:rFonts w:ascii="Times New Roman" w:eastAsia="宋体" w:hAnsi="Times New Roman" w:cs="方正仿宋_GB2312" w:hint="eastAsia"/>
        </w:rPr>
        <w:br/>
        <w:t>C. 60%-90%</w:t>
      </w:r>
      <w:r>
        <w:rPr>
          <w:rFonts w:ascii="Times New Roman" w:eastAsia="宋体" w:hAnsi="Times New Roman" w:cs="方正仿宋_GB2312" w:hint="eastAsia"/>
        </w:rPr>
        <w:br/>
        <w:t>D. 90%</w:t>
      </w:r>
      <w:r>
        <w:rPr>
          <w:rFonts w:ascii="Times New Roman" w:eastAsia="宋体" w:hAnsi="Times New Roman" w:cs="方正仿宋_GB2312" w:hint="eastAsia"/>
        </w:rPr>
        <w:t>以上</w:t>
      </w:r>
    </w:p>
    <w:p w14:paraId="42EECE22" w14:textId="77777777" w:rsidR="00824622" w:rsidRDefault="00C20BDB">
      <w:pPr>
        <w:pStyle w:val="a1"/>
        <w:rPr>
          <w:rFonts w:ascii="Times New Roman" w:hAnsi="Times New Roman"/>
        </w:rPr>
      </w:pPr>
      <w:r>
        <w:rPr>
          <w:rFonts w:ascii="Times New Roman" w:hAnsi="Times New Roman" w:hint="eastAsia"/>
        </w:rPr>
        <w:t xml:space="preserve">E. </w:t>
      </w:r>
      <w:r>
        <w:rPr>
          <w:rFonts w:ascii="Times New Roman" w:hAnsi="Times New Roman" w:hint="eastAsia"/>
        </w:rPr>
        <w:t>不清楚</w:t>
      </w:r>
      <w:r>
        <w:rPr>
          <w:rFonts w:ascii="Times New Roman" w:hAnsi="Times New Roman" w:hint="eastAsia"/>
        </w:rPr>
        <w:t>/</w:t>
      </w:r>
      <w:r>
        <w:rPr>
          <w:rFonts w:ascii="Times New Roman" w:hAnsi="Times New Roman" w:hint="eastAsia"/>
        </w:rPr>
        <w:t>不便回答</w:t>
      </w:r>
    </w:p>
    <w:p w14:paraId="4D235FC7" w14:textId="77777777" w:rsidR="00824622" w:rsidRDefault="00C20BDB">
      <w:pPr>
        <w:pStyle w:val="3"/>
        <w:spacing w:before="288" w:after="192"/>
        <w:rPr>
          <w:rFonts w:ascii="Times New Roman" w:eastAsia="宋体" w:hAnsi="Times New Roman" w:cs="方正仿宋_GB2312"/>
        </w:rPr>
      </w:pPr>
      <w:bookmarkStart w:id="312" w:name="除自住房产外您家庭目前可支配的存款理财基金等金融资产占家庭总资产的比例大约为单选"/>
      <w:bookmarkEnd w:id="311"/>
      <w:r>
        <w:rPr>
          <w:rFonts w:ascii="Times New Roman" w:eastAsia="宋体" w:hAnsi="Times New Roman" w:cs="方正仿宋_GB2312" w:hint="eastAsia"/>
        </w:rPr>
        <w:t>您的房产是否还有贷款？（单选；无住房者跳过）</w:t>
      </w:r>
    </w:p>
    <w:p w14:paraId="33873813" w14:textId="77777777" w:rsidR="00824622" w:rsidRDefault="00C20BDB">
      <w:pPr>
        <w:pStyle w:val="a1"/>
        <w:rPr>
          <w:rFonts w:ascii="Times New Roman" w:eastAsia="宋体" w:hAnsi="Times New Roman" w:cs="方正仿宋_GB2312"/>
        </w:rPr>
      </w:pPr>
      <w:r>
        <w:rPr>
          <w:rFonts w:ascii="Times New Roman" w:eastAsia="宋体" w:hAnsi="Times New Roman" w:cs="方正仿宋_GB2312" w:hint="eastAsia"/>
        </w:rPr>
        <w:t xml:space="preserve">A. </w:t>
      </w:r>
      <w:r>
        <w:rPr>
          <w:rFonts w:ascii="Times New Roman" w:eastAsia="宋体" w:hAnsi="Times New Roman" w:cs="方正仿宋_GB2312" w:hint="eastAsia"/>
        </w:rPr>
        <w:t>无贷款</w:t>
      </w:r>
    </w:p>
    <w:p w14:paraId="3495A447" w14:textId="77777777" w:rsidR="00824622" w:rsidRDefault="00C20BDB">
      <w:pPr>
        <w:pStyle w:val="a1"/>
        <w:rPr>
          <w:rFonts w:ascii="Times New Roman" w:eastAsia="宋体" w:hAnsi="Times New Roman" w:cs="方正仿宋_GB2312"/>
        </w:rPr>
      </w:pPr>
      <w:r>
        <w:rPr>
          <w:rFonts w:ascii="Times New Roman" w:eastAsia="宋体" w:hAnsi="Times New Roman" w:cs="方正仿宋_GB2312" w:hint="eastAsia"/>
        </w:rPr>
        <w:t xml:space="preserve">B. </w:t>
      </w:r>
      <w:r>
        <w:rPr>
          <w:rFonts w:ascii="Times New Roman" w:eastAsia="宋体" w:hAnsi="Times New Roman" w:cs="方正仿宋_GB2312" w:hint="eastAsia"/>
        </w:rPr>
        <w:t>有贷款，余额占估值</w:t>
      </w:r>
      <w:r>
        <w:rPr>
          <w:rFonts w:ascii="Times New Roman" w:eastAsia="宋体" w:hAnsi="Times New Roman" w:cs="方正仿宋_GB2312" w:hint="eastAsia"/>
        </w:rPr>
        <w:t>30%</w:t>
      </w:r>
      <w:r>
        <w:rPr>
          <w:rFonts w:ascii="Times New Roman" w:eastAsia="宋体" w:hAnsi="Times New Roman" w:cs="方正仿宋_GB2312" w:hint="eastAsia"/>
        </w:rPr>
        <w:t>以下</w:t>
      </w:r>
    </w:p>
    <w:p w14:paraId="7B6DB4B1" w14:textId="77777777" w:rsidR="00824622" w:rsidRDefault="00C20BDB">
      <w:pPr>
        <w:pStyle w:val="a1"/>
        <w:rPr>
          <w:rFonts w:ascii="Times New Roman" w:eastAsia="宋体" w:hAnsi="Times New Roman" w:cs="方正仿宋_GB2312"/>
        </w:rPr>
      </w:pPr>
      <w:r>
        <w:rPr>
          <w:rFonts w:ascii="Times New Roman" w:eastAsia="宋体" w:hAnsi="Times New Roman" w:cs="方正仿宋_GB2312" w:hint="eastAsia"/>
        </w:rPr>
        <w:t xml:space="preserve">C. </w:t>
      </w:r>
      <w:r>
        <w:rPr>
          <w:rFonts w:ascii="Times New Roman" w:eastAsia="宋体" w:hAnsi="Times New Roman" w:cs="方正仿宋_GB2312" w:hint="eastAsia"/>
        </w:rPr>
        <w:t>有贷款，余额占估值</w:t>
      </w:r>
      <w:r>
        <w:rPr>
          <w:rFonts w:ascii="Times New Roman" w:eastAsia="宋体" w:hAnsi="Times New Roman" w:cs="方正仿宋_GB2312" w:hint="eastAsia"/>
        </w:rPr>
        <w:t>30%-60%</w:t>
      </w:r>
    </w:p>
    <w:p w14:paraId="6BCD8557" w14:textId="77777777" w:rsidR="00824622" w:rsidRDefault="00C20BDB">
      <w:pPr>
        <w:pStyle w:val="a1"/>
      </w:pPr>
      <w:r>
        <w:rPr>
          <w:rFonts w:ascii="Times New Roman" w:eastAsia="宋体" w:hAnsi="Times New Roman" w:cs="方正仿宋_GB2312" w:hint="eastAsia"/>
        </w:rPr>
        <w:t xml:space="preserve">D. </w:t>
      </w:r>
      <w:r>
        <w:rPr>
          <w:rFonts w:ascii="Times New Roman" w:eastAsia="宋体" w:hAnsi="Times New Roman" w:cs="方正仿宋_GB2312" w:hint="eastAsia"/>
        </w:rPr>
        <w:t>有贷款，余额占估值</w:t>
      </w:r>
      <w:r>
        <w:rPr>
          <w:rFonts w:ascii="Times New Roman" w:eastAsia="宋体" w:hAnsi="Times New Roman" w:cs="方正仿宋_GB2312" w:hint="eastAsia"/>
        </w:rPr>
        <w:t>60%</w:t>
      </w:r>
      <w:r>
        <w:rPr>
          <w:rFonts w:ascii="Times New Roman" w:eastAsia="宋体" w:hAnsi="Times New Roman" w:cs="方正仿宋_GB2312" w:hint="eastAsia"/>
        </w:rPr>
        <w:t>以上</w:t>
      </w:r>
    </w:p>
    <w:bookmarkEnd w:id="312"/>
    <w:p w14:paraId="4D91E781" w14:textId="77777777" w:rsidR="00824622" w:rsidRDefault="00C20BDB">
      <w:pPr>
        <w:pStyle w:val="3"/>
        <w:spacing w:before="288" w:after="192"/>
      </w:pPr>
      <w:r>
        <w:rPr>
          <w:rFonts w:ascii="Times New Roman" w:eastAsia="宋体" w:hAnsi="Times New Roman" w:cs="方正仿宋_GB2312" w:hint="eastAsia"/>
        </w:rPr>
        <w:t>对于自有住房未来如何使用，以下哪种说法更符合您的想法？（单选）</w:t>
      </w:r>
    </w:p>
    <w:p w14:paraId="716B10EF" w14:textId="77777777" w:rsidR="00824622" w:rsidRDefault="00C20BDB">
      <w:pPr>
        <w:pStyle w:val="a1"/>
      </w:pPr>
      <w:r>
        <w:rPr>
          <w:rFonts w:hint="eastAsia"/>
        </w:rPr>
        <w:t>A.</w:t>
      </w:r>
      <w:r>
        <w:rPr>
          <w:rFonts w:hint="eastAsia"/>
        </w:rPr>
        <w:t xml:space="preserve"> </w:t>
      </w:r>
      <w:r>
        <w:rPr>
          <w:rFonts w:hint="eastAsia"/>
        </w:rPr>
        <w:t>尽量完整留给子女或其他家人</w:t>
      </w:r>
    </w:p>
    <w:p w14:paraId="33758F32" w14:textId="77777777" w:rsidR="00824622" w:rsidRDefault="00C20BDB">
      <w:pPr>
        <w:pStyle w:val="a1"/>
      </w:pPr>
      <w:r>
        <w:rPr>
          <w:rFonts w:hint="eastAsia"/>
        </w:rPr>
        <w:t xml:space="preserve">B. </w:t>
      </w:r>
      <w:r>
        <w:rPr>
          <w:rFonts w:hint="eastAsia"/>
        </w:rPr>
        <w:t>以留给子女或家人为主，同时保障自身基本养老需要</w:t>
      </w:r>
    </w:p>
    <w:p w14:paraId="40033A12" w14:textId="77777777" w:rsidR="00824622" w:rsidRDefault="00C20BDB">
      <w:pPr>
        <w:pStyle w:val="a1"/>
      </w:pPr>
      <w:r>
        <w:rPr>
          <w:rFonts w:hint="eastAsia"/>
        </w:rPr>
        <w:t xml:space="preserve">C. </w:t>
      </w:r>
      <w:r>
        <w:rPr>
          <w:rFonts w:hint="eastAsia"/>
        </w:rPr>
        <w:t>养老需要和留给家人同等重要</w:t>
      </w:r>
    </w:p>
    <w:p w14:paraId="56D79443" w14:textId="77777777" w:rsidR="00824622" w:rsidRDefault="00C20BDB">
      <w:pPr>
        <w:pStyle w:val="a1"/>
      </w:pPr>
      <w:r>
        <w:rPr>
          <w:rFonts w:hint="eastAsia"/>
        </w:rPr>
        <w:t xml:space="preserve">D. </w:t>
      </w:r>
      <w:r>
        <w:rPr>
          <w:rFonts w:hint="eastAsia"/>
        </w:rPr>
        <w:t>先保障自己的养老生活，剩下的再留给家人</w:t>
      </w:r>
    </w:p>
    <w:p w14:paraId="275FB25F" w14:textId="77777777" w:rsidR="00824622" w:rsidRDefault="00C20BDB">
      <w:pPr>
        <w:pStyle w:val="a1"/>
      </w:pPr>
      <w:r>
        <w:rPr>
          <w:rFonts w:hint="eastAsia"/>
        </w:rPr>
        <w:t xml:space="preserve">E. </w:t>
      </w:r>
      <w:r>
        <w:rPr>
          <w:rFonts w:hint="eastAsia"/>
        </w:rPr>
        <w:t>更倾向优先用房产改善自己的养老生活</w:t>
      </w:r>
    </w:p>
    <w:bookmarkEnd w:id="308"/>
    <w:p w14:paraId="2FD424B6" w14:textId="77777777" w:rsidR="00824622" w:rsidRDefault="00C20BDB">
      <w:pPr>
        <w:pStyle w:val="3"/>
        <w:spacing w:before="288" w:after="192"/>
      </w:pPr>
      <w:commentRangeStart w:id="313"/>
      <w:commentRangeStart w:id="314"/>
      <w:r>
        <w:rPr>
          <w:rFonts w:hint="eastAsia"/>
        </w:rPr>
        <w:t>您的投资经验可描述为</w:t>
      </w:r>
      <w:r>
        <w:rPr>
          <w:rFonts w:hint="eastAsia"/>
        </w:rPr>
        <w:t>:</w:t>
      </w:r>
      <w:commentRangeEnd w:id="313"/>
      <w:r>
        <w:commentReference w:id="313"/>
      </w:r>
      <w:commentRangeEnd w:id="314"/>
      <w:r>
        <w:rPr>
          <w:rStyle w:val="afa"/>
          <w:b w:val="0"/>
          <w:bCs w:val="0"/>
          <w:color w:val="262626" w:themeColor="text1" w:themeTint="D9"/>
        </w:rPr>
        <w:commentReference w:id="314"/>
      </w:r>
    </w:p>
    <w:p w14:paraId="78912378" w14:textId="77777777" w:rsidR="00824622" w:rsidRDefault="00C20BDB">
      <w:pPr>
        <w:spacing w:after="48"/>
        <w:rPr>
          <w:rFonts w:ascii="Times New Roman" w:eastAsia="宋体" w:hAnsi="Times New Roman" w:cs="宋体"/>
          <w:szCs w:val="21"/>
        </w:rPr>
      </w:pPr>
      <w:r>
        <w:rPr>
          <w:rFonts w:ascii="Times New Roman" w:eastAsia="宋体" w:hAnsi="Times New Roman" w:cs="宋体" w:hint="eastAsia"/>
          <w:szCs w:val="21"/>
          <w:lang w:bidi="ar"/>
        </w:rPr>
        <w:t>A.</w:t>
      </w:r>
      <w:r>
        <w:rPr>
          <w:rFonts w:ascii="Times New Roman" w:eastAsia="宋体" w:hAnsi="Times New Roman" w:cs="宋体" w:hint="eastAsia"/>
          <w:szCs w:val="21"/>
          <w:lang w:bidi="ar"/>
        </w:rPr>
        <w:t>从来没有参与过储蓄与投资</w:t>
      </w:r>
    </w:p>
    <w:p w14:paraId="730AAC20" w14:textId="77777777" w:rsidR="00824622" w:rsidRDefault="00C20BDB">
      <w:pPr>
        <w:spacing w:after="48"/>
        <w:rPr>
          <w:rFonts w:ascii="Times New Roman" w:eastAsia="宋体" w:hAnsi="Times New Roman" w:cs="宋体"/>
          <w:szCs w:val="21"/>
        </w:rPr>
      </w:pPr>
      <w:r>
        <w:rPr>
          <w:rFonts w:ascii="Times New Roman" w:eastAsia="宋体" w:hAnsi="Times New Roman" w:cs="宋体" w:hint="eastAsia"/>
          <w:szCs w:val="21"/>
          <w:lang w:bidi="ar"/>
        </w:rPr>
        <w:t>B.</w:t>
      </w:r>
      <w:r>
        <w:rPr>
          <w:rFonts w:ascii="Times New Roman" w:eastAsia="宋体" w:hAnsi="Times New Roman" w:cs="宋体" w:hint="eastAsia"/>
          <w:szCs w:val="21"/>
          <w:lang w:bidi="ar"/>
        </w:rPr>
        <w:t>除银行储蓄外，基本没有其他投资经验</w:t>
      </w:r>
    </w:p>
    <w:p w14:paraId="7B7A3970" w14:textId="77777777" w:rsidR="00824622" w:rsidRDefault="00C20BDB">
      <w:pPr>
        <w:spacing w:after="48"/>
        <w:rPr>
          <w:rFonts w:ascii="Times New Roman" w:eastAsia="宋体" w:hAnsi="Times New Roman" w:cs="宋体"/>
          <w:szCs w:val="21"/>
        </w:rPr>
      </w:pPr>
      <w:r>
        <w:rPr>
          <w:rFonts w:ascii="Times New Roman" w:eastAsia="宋体" w:hAnsi="Times New Roman" w:cs="宋体" w:hint="eastAsia"/>
          <w:szCs w:val="21"/>
          <w:lang w:bidi="ar"/>
        </w:rPr>
        <w:lastRenderedPageBreak/>
        <w:t>C.</w:t>
      </w:r>
      <w:commentRangeStart w:id="315"/>
      <w:r>
        <w:rPr>
          <w:rFonts w:ascii="Times New Roman" w:eastAsia="宋体" w:hAnsi="Times New Roman" w:cs="宋体" w:hint="eastAsia"/>
          <w:szCs w:val="21"/>
          <w:lang w:bidi="ar"/>
        </w:rPr>
        <w:t>购买过银行理财、债券、保险等理财产品</w:t>
      </w:r>
      <w:commentRangeEnd w:id="315"/>
      <w:r>
        <w:rPr>
          <w:rStyle w:val="afa"/>
          <w:color w:val="262626" w:themeColor="text1" w:themeTint="D9"/>
        </w:rPr>
        <w:commentReference w:id="315"/>
      </w:r>
    </w:p>
    <w:p w14:paraId="1AFA7A98" w14:textId="77777777" w:rsidR="00824622" w:rsidRDefault="00C20BDB">
      <w:pPr>
        <w:spacing w:after="48"/>
        <w:rPr>
          <w:rFonts w:ascii="Times New Roman" w:eastAsia="宋体" w:hAnsi="Times New Roman" w:cs="宋体"/>
          <w:szCs w:val="21"/>
        </w:rPr>
      </w:pPr>
      <w:r>
        <w:rPr>
          <w:rFonts w:ascii="Times New Roman" w:eastAsia="宋体" w:hAnsi="Times New Roman" w:cs="宋体" w:hint="eastAsia"/>
          <w:szCs w:val="21"/>
          <w:lang w:bidi="ar"/>
        </w:rPr>
        <w:t>D.</w:t>
      </w:r>
      <w:r>
        <w:rPr>
          <w:rFonts w:ascii="Times New Roman" w:eastAsia="宋体" w:hAnsi="Times New Roman" w:cs="宋体" w:hint="eastAsia"/>
          <w:szCs w:val="21"/>
          <w:lang w:bidi="ar"/>
        </w:rPr>
        <w:t>参与过股票、基金等产品的交易</w:t>
      </w:r>
    </w:p>
    <w:p w14:paraId="163DEB45" w14:textId="77777777" w:rsidR="00824622" w:rsidRDefault="00C20BDB">
      <w:pPr>
        <w:spacing w:after="48"/>
        <w:rPr>
          <w:rFonts w:ascii="Times New Roman" w:eastAsia="宋体" w:hAnsi="Times New Roman" w:cs="宋体"/>
          <w:szCs w:val="21"/>
          <w:lang w:bidi="ar"/>
        </w:rPr>
      </w:pPr>
      <w:r>
        <w:rPr>
          <w:rFonts w:ascii="Times New Roman" w:eastAsia="宋体" w:hAnsi="Times New Roman" w:cs="宋体" w:hint="eastAsia"/>
          <w:szCs w:val="21"/>
          <w:lang w:bidi="ar"/>
        </w:rPr>
        <w:t>E.</w:t>
      </w:r>
      <w:r>
        <w:rPr>
          <w:rFonts w:ascii="Times New Roman" w:eastAsia="宋体" w:hAnsi="Times New Roman" w:cs="宋体" w:hint="eastAsia"/>
          <w:szCs w:val="21"/>
          <w:lang w:bidi="ar"/>
        </w:rPr>
        <w:t>参与过权证、期货、期权等产品的交易</w:t>
      </w:r>
    </w:p>
    <w:p w14:paraId="0CDBCFA0" w14:textId="77777777" w:rsidR="00824622" w:rsidRDefault="00C20BDB">
      <w:pPr>
        <w:spacing w:after="48"/>
        <w:rPr>
          <w:rFonts w:ascii="Times New Roman" w:eastAsia="宋体" w:hAnsi="Times New Roman" w:cs="方正仿宋_GB2312"/>
        </w:rPr>
      </w:pPr>
      <w:r>
        <w:rPr>
          <w:rFonts w:ascii="Times New Roman" w:eastAsia="宋体" w:hAnsi="Times New Roman" w:cs="方正仿宋_GB2312"/>
        </w:rPr>
        <w:pict w14:anchorId="6738CE07">
          <v:rect id="_x0000_i1025" style="width:0;height:1.5pt" o:hralign="center" o:hrstd="t" o:hr="t"/>
        </w:pict>
      </w:r>
    </w:p>
    <w:p w14:paraId="67B8E4A5" w14:textId="77777777" w:rsidR="00824622" w:rsidRDefault="00C20BDB">
      <w:pPr>
        <w:pStyle w:val="1"/>
        <w:spacing w:after="192"/>
      </w:pPr>
      <w:bookmarkStart w:id="316" w:name="九补充疑问"/>
      <w:bookmarkEnd w:id="284"/>
      <w:bookmarkEnd w:id="306"/>
      <w:r>
        <w:rPr>
          <w:rFonts w:hint="eastAsia"/>
        </w:rPr>
        <w:t>补充疑问</w:t>
      </w:r>
    </w:p>
    <w:p w14:paraId="3B287EA2" w14:textId="77777777" w:rsidR="00824622" w:rsidRDefault="00C20BDB">
      <w:pPr>
        <w:pStyle w:val="3"/>
        <w:spacing w:before="288" w:after="192"/>
        <w:rPr>
          <w:rFonts w:ascii="Times New Roman" w:eastAsia="宋体" w:hAnsi="Times New Roman" w:cs="方正仿宋_GB2312"/>
        </w:rPr>
      </w:pPr>
      <w:bookmarkStart w:id="317" w:name="对于管人管钱管事一体化的房产养老信托您还有其他疑问或需求吗"/>
      <w:r>
        <w:rPr>
          <w:rFonts w:ascii="Times New Roman" w:eastAsia="宋体" w:hAnsi="Times New Roman" w:cs="方正仿宋_GB2312" w:hint="eastAsia"/>
        </w:rPr>
        <w:t>对于“管人、管钱、管事”一体化的房产养老信托，您还有其他疑问或需求吗？</w:t>
      </w:r>
    </w:p>
    <w:p w14:paraId="1B8EEDE3" w14:textId="77777777" w:rsidR="00824622" w:rsidRDefault="00C20BDB">
      <w:pPr>
        <w:pStyle w:val="FirstParagraph"/>
        <w:rPr>
          <w:rFonts w:ascii="Times New Roman" w:eastAsia="宋体" w:hAnsi="Times New Roman" w:cs="方正仿宋_GB2312"/>
        </w:rPr>
      </w:pPr>
      <w:r>
        <w:rPr>
          <w:rFonts w:ascii="Times New Roman" w:eastAsia="宋体" w:hAnsi="Times New Roman" w:cs="方正仿宋_GB2312" w:hint="eastAsia"/>
        </w:rPr>
        <w:t>（可手写填写）</w:t>
      </w:r>
    </w:p>
    <w:p w14:paraId="5548D98E" w14:textId="77777777" w:rsidR="00824622" w:rsidRDefault="00824622">
      <w:pPr>
        <w:spacing w:after="48"/>
        <w:rPr>
          <w:rFonts w:ascii="Times New Roman" w:eastAsia="宋体" w:hAnsi="Times New Roman" w:cs="宋体"/>
          <w:szCs w:val="21"/>
          <w:lang w:bidi="ar"/>
        </w:rPr>
      </w:pPr>
    </w:p>
    <w:p w14:paraId="66CF1059" w14:textId="77777777" w:rsidR="00824622" w:rsidRDefault="00824622">
      <w:pPr>
        <w:spacing w:after="48"/>
        <w:rPr>
          <w:rFonts w:ascii="Times New Roman" w:eastAsia="宋体" w:hAnsi="Times New Roman" w:cs="宋体"/>
          <w:szCs w:val="21"/>
          <w:lang w:bidi="ar"/>
        </w:rPr>
      </w:pPr>
    </w:p>
    <w:p w14:paraId="30B31886" w14:textId="77777777" w:rsidR="00824622" w:rsidRDefault="00C20BDB">
      <w:pPr>
        <w:spacing w:after="48"/>
        <w:rPr>
          <w:del w:id="318" w:author="束宇" w:date="2026-09-29T17:07:00Z"/>
          <w:rFonts w:ascii="Times New Roman" w:eastAsia="宋体" w:hAnsi="Times New Roman" w:cs="宋体"/>
          <w:szCs w:val="21"/>
          <w:lang w:bidi="ar"/>
        </w:rPr>
      </w:pPr>
      <w:ins w:id="319" w:author="束宇" w:date="2026-09-29T17:07:00Z">
        <w:r>
          <w:rPr>
            <w:rFonts w:ascii="宋体" w:eastAsia="宋体" w:hAnsi="宋体" w:cs="宋体"/>
          </w:rPr>
          <w:t>感谢您的支持与配合！</w:t>
        </w:r>
      </w:ins>
    </w:p>
    <w:p w14:paraId="61C09FA0" w14:textId="77777777" w:rsidR="00824622" w:rsidRDefault="00C20BDB">
      <w:pPr>
        <w:spacing w:after="48"/>
        <w:rPr>
          <w:rFonts w:ascii="Times New Roman" w:eastAsia="宋体" w:hAnsi="Times New Roman" w:cs="宋体"/>
          <w:szCs w:val="21"/>
          <w:lang w:bidi="ar"/>
        </w:rPr>
      </w:pPr>
      <w:ins w:id="320" w:author="束宇" w:date="2026-09-29T17:07:00Z">
        <w:r>
          <w:rPr>
            <w:rFonts w:ascii="Times New Roman" w:eastAsia="宋体" w:hAnsi="Times New Roman" w:cs="宋体" w:hint="eastAsia"/>
            <w:szCs w:val="21"/>
            <w:lang w:bidi="ar"/>
          </w:rPr>
          <w:t>我们</w:t>
        </w:r>
      </w:ins>
      <w:ins w:id="321" w:author="束宇" w:date="2026-09-29T17:08:00Z">
        <w:r>
          <w:rPr>
            <w:rFonts w:ascii="Times New Roman" w:eastAsia="宋体" w:hAnsi="Times New Roman" w:cs="宋体" w:hint="eastAsia"/>
            <w:szCs w:val="21"/>
            <w:lang w:bidi="ar"/>
          </w:rPr>
          <w:t>将分析调查结果更好为您服务！</w:t>
        </w:r>
      </w:ins>
    </w:p>
    <w:bookmarkEnd w:id="316"/>
    <w:bookmarkEnd w:id="317"/>
    <w:p w14:paraId="35B899E3" w14:textId="77777777" w:rsidR="00824622" w:rsidRDefault="00824622">
      <w:pPr>
        <w:pStyle w:val="a1"/>
        <w:rPr>
          <w:rFonts w:ascii="Times New Roman" w:hAnsi="Times New Roman"/>
        </w:rPr>
      </w:pPr>
    </w:p>
    <w:sectPr w:rsidR="00824622">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束宇" w:date="2026-09-29T17:09:00Z" w:initials="">
    <w:p w14:paraId="3AFF0922" w14:textId="77777777" w:rsidR="00824622" w:rsidRDefault="00C20BDB">
      <w:pPr>
        <w:pStyle w:val="a6"/>
        <w:spacing w:after="48"/>
        <w:rPr>
          <w:color w:val="262626" w:themeColor="text1" w:themeTint="D9"/>
        </w:rPr>
      </w:pPr>
      <w:r>
        <w:rPr>
          <w:rFonts w:hint="eastAsia"/>
          <w:color w:val="262626" w:themeColor="text1" w:themeTint="D9"/>
        </w:rPr>
        <w:t>看整体控制在</w:t>
      </w:r>
      <w:r>
        <w:rPr>
          <w:rFonts w:hint="eastAsia"/>
          <w:color w:val="262626" w:themeColor="text1" w:themeTint="D9"/>
        </w:rPr>
        <w:t>30</w:t>
      </w:r>
      <w:r>
        <w:rPr>
          <w:rFonts w:hint="eastAsia"/>
          <w:color w:val="262626" w:themeColor="text1" w:themeTint="D9"/>
        </w:rPr>
        <w:t>个</w:t>
      </w:r>
    </w:p>
  </w:comment>
  <w:comment w:id="22" w:author="束宇" w:date="2026-09-29T14:58:00Z" w:initials="">
    <w:p w14:paraId="19C98785" w14:textId="77777777" w:rsidR="00824622" w:rsidRDefault="00C20BDB">
      <w:pPr>
        <w:pStyle w:val="a6"/>
        <w:spacing w:after="48"/>
        <w:rPr>
          <w:color w:val="262626" w:themeColor="text1" w:themeTint="D9"/>
        </w:rPr>
      </w:pPr>
      <w:r>
        <w:rPr>
          <w:rFonts w:hint="eastAsia"/>
          <w:color w:val="262626" w:themeColor="text1" w:themeTint="D9"/>
        </w:rPr>
        <w:t>看看可否增加关于信托社会认知度的调查，比如了解信托吗，了解养老服务信托吗，信托功能了解吗，为后续“信托社会认知度”指数做初次收集</w:t>
      </w:r>
    </w:p>
  </w:comment>
  <w:comment w:id="296" w:author="束宇" w:date="2026-09-29T16:55:00Z" w:initials="">
    <w:p w14:paraId="029B555B" w14:textId="77777777" w:rsidR="00824622" w:rsidRDefault="00C20BDB">
      <w:pPr>
        <w:pStyle w:val="a6"/>
        <w:spacing w:after="48"/>
        <w:rPr>
          <w:color w:val="262626" w:themeColor="text1" w:themeTint="D9"/>
        </w:rPr>
      </w:pPr>
      <w:r>
        <w:rPr>
          <w:rFonts w:hint="eastAsia"/>
          <w:color w:val="262626" w:themeColor="text1" w:themeTint="D9"/>
        </w:rPr>
        <w:t>是否必须？</w:t>
      </w:r>
    </w:p>
  </w:comment>
  <w:comment w:id="297" w:author="王诚" w:date="2026-09-30T11:17:00Z" w:initials="王诚">
    <w:p w14:paraId="5A1B2F19" w14:textId="77777777" w:rsidR="00824622" w:rsidRDefault="00C20BDB">
      <w:pPr>
        <w:pStyle w:val="a6"/>
        <w:spacing w:after="48"/>
        <w:rPr>
          <w:color w:val="262626" w:themeColor="text1" w:themeTint="D9"/>
        </w:rPr>
      </w:pPr>
      <w:r>
        <w:rPr>
          <w:color w:val="262626" w:themeColor="text1" w:themeTint="D9"/>
        </w:rPr>
        <w:t>考虑各区老龄化程度和房价不同</w:t>
      </w:r>
      <w:r>
        <w:rPr>
          <w:rFonts w:hint="eastAsia"/>
          <w:color w:val="262626" w:themeColor="text1" w:themeTint="D9"/>
        </w:rPr>
        <w:t>，</w:t>
      </w:r>
      <w:r>
        <w:rPr>
          <w:color w:val="262626" w:themeColor="text1" w:themeTint="D9"/>
        </w:rPr>
        <w:t>建议还是需要行政区分布</w:t>
      </w:r>
      <w:r>
        <w:rPr>
          <w:rFonts w:hint="eastAsia"/>
          <w:color w:val="262626" w:themeColor="text1" w:themeTint="D9"/>
        </w:rPr>
        <w:t>（除非改为收集网点标签）</w:t>
      </w:r>
    </w:p>
  </w:comment>
  <w:comment w:id="313" w:author="束宇" w:date="2026-09-29T16:57:00Z" w:initials="">
    <w:p w14:paraId="130A1B68" w14:textId="77777777" w:rsidR="00824622" w:rsidRDefault="00C20BDB">
      <w:pPr>
        <w:pStyle w:val="a6"/>
        <w:spacing w:after="48"/>
        <w:rPr>
          <w:color w:val="262626" w:themeColor="text1" w:themeTint="D9"/>
        </w:rPr>
      </w:pPr>
      <w:r>
        <w:rPr>
          <w:rFonts w:hint="eastAsia"/>
          <w:color w:val="262626" w:themeColor="text1" w:themeTint="D9"/>
        </w:rPr>
        <w:t>是否必须</w:t>
      </w:r>
    </w:p>
  </w:comment>
  <w:comment w:id="314" w:author="王诚" w:date="2026-09-30T11:18:00Z" w:initials="王诚">
    <w:p w14:paraId="7D584441" w14:textId="77777777" w:rsidR="00824622" w:rsidRDefault="00C20BDB">
      <w:pPr>
        <w:pStyle w:val="a6"/>
        <w:spacing w:after="48"/>
        <w:rPr>
          <w:color w:val="262626" w:themeColor="text1" w:themeTint="D9"/>
        </w:rPr>
      </w:pPr>
      <w:r>
        <w:rPr>
          <w:color w:val="262626" w:themeColor="text1" w:themeTint="D9"/>
        </w:rPr>
        <w:t>金融素养的采集</w:t>
      </w:r>
      <w:r>
        <w:rPr>
          <w:rFonts w:hint="eastAsia"/>
          <w:color w:val="262626" w:themeColor="text1" w:themeTint="D9"/>
        </w:rPr>
        <w:t>，了解客户对金融市场</w:t>
      </w:r>
      <w:r>
        <w:rPr>
          <w:color w:val="262626" w:themeColor="text1" w:themeTint="D9"/>
        </w:rPr>
        <w:t>的了解成都</w:t>
      </w:r>
    </w:p>
  </w:comment>
  <w:comment w:id="315" w:author="王诚" w:date="2026-09-30T11:55:00Z" w:initials="王诚">
    <w:p w14:paraId="7AD63C52" w14:textId="77777777" w:rsidR="00824622" w:rsidRDefault="00C20BDB">
      <w:pPr>
        <w:pStyle w:val="a6"/>
        <w:spacing w:after="48"/>
        <w:rPr>
          <w:color w:val="262626" w:themeColor="text1" w:themeTint="D9"/>
        </w:rPr>
      </w:pPr>
      <w:r>
        <w:rPr>
          <w:color w:val="262626" w:themeColor="text1" w:themeTint="D9"/>
        </w:rPr>
        <w:t>能加信托吗</w:t>
      </w:r>
      <w:r>
        <w:rPr>
          <w:rFonts w:hint="eastAsia"/>
          <w:color w:val="262626" w:themeColor="text1" w:themeTint="D9"/>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FF0922" w15:done="0"/>
  <w15:commentEx w15:paraId="19C98785" w15:done="0"/>
  <w15:commentEx w15:paraId="029B555B" w15:done="0"/>
  <w15:commentEx w15:paraId="5A1B2F19" w15:paraIdParent="029B555B" w15:done="0"/>
  <w15:commentEx w15:paraId="130A1B68" w15:done="0"/>
  <w15:commentEx w15:paraId="7D584441" w15:paraIdParent="130A1B68" w15:done="0"/>
  <w15:commentEx w15:paraId="7AD63C5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454578" w14:textId="77777777" w:rsidR="00C20BDB" w:rsidRDefault="00C20BDB">
      <w:pPr>
        <w:spacing w:after="48" w:line="240" w:lineRule="auto"/>
      </w:pPr>
      <w:r>
        <w:separator/>
      </w:r>
    </w:p>
  </w:endnote>
  <w:endnote w:type="continuationSeparator" w:id="0">
    <w:p w14:paraId="456602F9" w14:textId="77777777" w:rsidR="00C20BDB" w:rsidRDefault="00C20BDB">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subsetted="1" w:fontKey="{F60DCDD4-CB6D-4CCE-9AFA-3D56B85A6073}"/>
    <w:embedBold r:id="rId2" w:subsetted="1" w:fontKey="{9AD8B61B-A0ED-4446-A407-F7BBC35102FB}"/>
  </w:font>
  <w:font w:name="Cambria">
    <w:altName w:val="Noto Sans Syriac Eastern"/>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Consolas">
    <w:altName w:val="Noto Sans Mono"/>
    <w:panose1 w:val="020B0609020204030204"/>
    <w:charset w:val="00"/>
    <w:family w:val="modern"/>
    <w:pitch w:val="fixed"/>
    <w:sig w:usb0="E00006FF" w:usb1="0000FCFF" w:usb2="00000001" w:usb3="00000000" w:csb0="0000019F" w:csb1="00000000"/>
  </w:font>
  <w:font w:name="方正仿宋_GB2312">
    <w:altName w:val="方正仿宋_GBK"/>
    <w:charset w:val="86"/>
    <w:family w:val="auto"/>
    <w:pitch w:val="default"/>
    <w:sig w:usb0="00000000" w:usb1="00000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5F1C9C" w14:textId="77777777" w:rsidR="00C20BDB" w:rsidRDefault="00C20BDB">
      <w:pPr>
        <w:spacing w:after="48"/>
      </w:pPr>
      <w:r>
        <w:separator/>
      </w:r>
    </w:p>
  </w:footnote>
  <w:footnote w:type="continuationSeparator" w:id="0">
    <w:p w14:paraId="24001DA9" w14:textId="77777777" w:rsidR="00C20BDB" w:rsidRDefault="00C20BDB">
      <w:pPr>
        <w:spacing w:after="48"/>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811197C"/>
    <w:multiLevelType w:val="singleLevel"/>
    <w:tmpl w:val="8811197C"/>
    <w:lvl w:ilvl="0">
      <w:start w:val="1"/>
      <w:numFmt w:val="bullet"/>
      <w:lvlText w:val=""/>
      <w:lvlJc w:val="left"/>
      <w:pPr>
        <w:ind w:left="420" w:hanging="420"/>
      </w:pPr>
      <w:rPr>
        <w:rFonts w:ascii="Wingdings" w:hAnsi="Wingdings" w:hint="default"/>
      </w:rPr>
    </w:lvl>
  </w:abstractNum>
  <w:abstractNum w:abstractNumId="1" w15:restartNumberingAfterBreak="0">
    <w:nsid w:val="9641A19A"/>
    <w:multiLevelType w:val="singleLevel"/>
    <w:tmpl w:val="9641A19A"/>
    <w:lvl w:ilvl="0">
      <w:start w:val="1"/>
      <w:numFmt w:val="chineseCounting"/>
      <w:pStyle w:val="1"/>
      <w:suff w:val="nothing"/>
      <w:lvlText w:val="%1、"/>
      <w:lvlJc w:val="left"/>
      <w:pPr>
        <w:ind w:left="0" w:firstLine="420"/>
      </w:pPr>
      <w:rPr>
        <w:rFonts w:hint="eastAsia"/>
      </w:rPr>
    </w:lvl>
  </w:abstractNum>
  <w:abstractNum w:abstractNumId="2" w15:restartNumberingAfterBreak="0">
    <w:nsid w:val="F4F31516"/>
    <w:multiLevelType w:val="singleLevel"/>
    <w:tmpl w:val="F4F31516"/>
    <w:lvl w:ilvl="0">
      <w:start w:val="1"/>
      <w:numFmt w:val="decimal"/>
      <w:pStyle w:val="3"/>
      <w:suff w:val="nothing"/>
      <w:lvlText w:val="%1．"/>
      <w:lvlJc w:val="left"/>
      <w:pPr>
        <w:ind w:left="0" w:firstLine="400"/>
      </w:pPr>
      <w:rPr>
        <w:rFonts w:hint="default"/>
      </w:rPr>
    </w:lvl>
  </w:abstractNum>
  <w:abstractNum w:abstractNumId="3" w15:restartNumberingAfterBreak="0">
    <w:nsid w:val="23F3D4CB"/>
    <w:multiLevelType w:val="singleLevel"/>
    <w:tmpl w:val="23F3D4CB"/>
    <w:lvl w:ilvl="0">
      <w:start w:val="1"/>
      <w:numFmt w:val="decimal"/>
      <w:pStyle w:val="a"/>
      <w:lvlText w:val="%1."/>
      <w:lvlJc w:val="left"/>
      <w:pPr>
        <w:tabs>
          <w:tab w:val="left" w:pos="360"/>
        </w:tabs>
        <w:ind w:left="360" w:hanging="360"/>
      </w:p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束宇">
    <w15:presenceInfo w15:providerId="None" w15:userId="束宇"/>
  </w15:person>
  <w15:person w15:author="admin">
    <w15:presenceInfo w15:providerId="None" w15:userId="admin"/>
  </w15:person>
  <w15:person w15:author="王诚">
    <w15:presenceInfo w15:providerId="AD" w15:userId="S-1-5-21-3353679241-1240329330-657774383-27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trackRevision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673"/>
    <w:rsid w:val="D7FB11F7"/>
    <w:rsid w:val="F7FF6256"/>
    <w:rsid w:val="FF7B738D"/>
    <w:rsid w:val="000055BB"/>
    <w:rsid w:val="00137D4F"/>
    <w:rsid w:val="001A1FA1"/>
    <w:rsid w:val="0028465C"/>
    <w:rsid w:val="00365608"/>
    <w:rsid w:val="00424A63"/>
    <w:rsid w:val="004A3613"/>
    <w:rsid w:val="00596B3B"/>
    <w:rsid w:val="00692DBA"/>
    <w:rsid w:val="00715673"/>
    <w:rsid w:val="00733BA5"/>
    <w:rsid w:val="00824622"/>
    <w:rsid w:val="0086724A"/>
    <w:rsid w:val="008866CD"/>
    <w:rsid w:val="009A5943"/>
    <w:rsid w:val="009E37C0"/>
    <w:rsid w:val="00AF11C8"/>
    <w:rsid w:val="00B11D5D"/>
    <w:rsid w:val="00BE5197"/>
    <w:rsid w:val="00BF4FC8"/>
    <w:rsid w:val="00C20BDB"/>
    <w:rsid w:val="00D57D37"/>
    <w:rsid w:val="00DD35F0"/>
    <w:rsid w:val="00DF2C58"/>
    <w:rsid w:val="00E03C48"/>
    <w:rsid w:val="00F66B39"/>
    <w:rsid w:val="0685044C"/>
    <w:rsid w:val="0E202C51"/>
    <w:rsid w:val="0EB338D7"/>
    <w:rsid w:val="10D63C9E"/>
    <w:rsid w:val="14E8107C"/>
    <w:rsid w:val="1B933BCA"/>
    <w:rsid w:val="1DED65B5"/>
    <w:rsid w:val="1F620D96"/>
    <w:rsid w:val="2396712E"/>
    <w:rsid w:val="258978AC"/>
    <w:rsid w:val="2B0D6AA1"/>
    <w:rsid w:val="33092244"/>
    <w:rsid w:val="33B33248"/>
    <w:rsid w:val="3EF978CE"/>
    <w:rsid w:val="423438D0"/>
    <w:rsid w:val="42D90BAA"/>
    <w:rsid w:val="49A15AFF"/>
    <w:rsid w:val="4C5F1778"/>
    <w:rsid w:val="4D5D2DF4"/>
    <w:rsid w:val="4FFF25AD"/>
    <w:rsid w:val="503D3A6D"/>
    <w:rsid w:val="55B94FAC"/>
    <w:rsid w:val="59340A07"/>
    <w:rsid w:val="5A472CB9"/>
    <w:rsid w:val="5AE3A5C9"/>
    <w:rsid w:val="5F1C6C60"/>
    <w:rsid w:val="5F9525E6"/>
    <w:rsid w:val="61021EFD"/>
    <w:rsid w:val="630E218A"/>
    <w:rsid w:val="64AA5CC3"/>
    <w:rsid w:val="66B3160C"/>
    <w:rsid w:val="686C3FC3"/>
    <w:rsid w:val="6C094A6B"/>
    <w:rsid w:val="6FFF6EB2"/>
    <w:rsid w:val="778B45A3"/>
    <w:rsid w:val="7BBF0861"/>
    <w:rsid w:val="7ECF6CBE"/>
    <w:rsid w:val="7EE15140"/>
    <w:rsid w:val="7EF37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E7946BFC-5FC3-42BC-A3A6-84D557F5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List Number" w:qFormat="1"/>
    <w:lsdException w:name="Title" w:qFormat="1"/>
    <w:lsdException w:name="Signature" w:qFormat="1"/>
    <w:lsdException w:name="Default Paragraph Font" w:semiHidden="1" w:uiPriority="1" w:unhideWhenUsed="1" w:qFormat="1"/>
    <w:lsdException w:name="Body Text" w:qFormat="1"/>
    <w:lsdException w:name="Subtitle" w:qFormat="1"/>
    <w:lsdException w:name="Salutation" w:qFormat="1"/>
    <w:lsdException w:name="Date" w:qFormat="1"/>
    <w:lsdException w:name="Block Text"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adjustRightInd w:val="0"/>
      <w:snapToGrid w:val="0"/>
      <w:spacing w:afterLines="20" w:after="20" w:line="288" w:lineRule="auto"/>
      <w:jc w:val="both"/>
    </w:pPr>
    <w:rPr>
      <w:rFonts w:asciiTheme="minorHAnsi" w:eastAsiaTheme="minorEastAsia" w:hAnsiTheme="minorHAnsi" w:cstheme="minorBidi"/>
      <w:kern w:val="2"/>
      <w:sz w:val="24"/>
      <w:szCs w:val="24"/>
    </w:rPr>
  </w:style>
  <w:style w:type="paragraph" w:styleId="1">
    <w:name w:val="heading 1"/>
    <w:basedOn w:val="a0"/>
    <w:next w:val="a0"/>
    <w:link w:val="1Char"/>
    <w:qFormat/>
    <w:pPr>
      <w:keepNext/>
      <w:keepLines/>
      <w:numPr>
        <w:numId w:val="1"/>
      </w:numPr>
      <w:spacing w:afterLines="80" w:after="80"/>
      <w:outlineLvl w:val="0"/>
    </w:pPr>
    <w:rPr>
      <w:b/>
      <w:bCs/>
      <w:kern w:val="44"/>
      <w:sz w:val="36"/>
      <w:szCs w:val="36"/>
    </w:rPr>
  </w:style>
  <w:style w:type="paragraph" w:styleId="2">
    <w:name w:val="heading 2"/>
    <w:basedOn w:val="a0"/>
    <w:next w:val="a0"/>
    <w:link w:val="2Char"/>
    <w:unhideWhenUsed/>
    <w:qFormat/>
    <w:pPr>
      <w:keepNext/>
      <w:keepLines/>
      <w:spacing w:beforeLines="120" w:before="120" w:afterLines="80" w:after="80"/>
      <w:outlineLvl w:val="1"/>
    </w:pPr>
    <w:rPr>
      <w:b/>
      <w:bCs/>
      <w:sz w:val="32"/>
      <w:szCs w:val="32"/>
    </w:rPr>
  </w:style>
  <w:style w:type="paragraph" w:styleId="3">
    <w:name w:val="heading 3"/>
    <w:basedOn w:val="a0"/>
    <w:next w:val="a0"/>
    <w:link w:val="3Char"/>
    <w:unhideWhenUsed/>
    <w:qFormat/>
    <w:pPr>
      <w:keepNext/>
      <w:keepLines/>
      <w:numPr>
        <w:numId w:val="2"/>
      </w:numPr>
      <w:spacing w:beforeLines="120" w:before="120" w:afterLines="80" w:after="80"/>
      <w:outlineLvl w:val="2"/>
    </w:pPr>
    <w:rPr>
      <w:b/>
      <w:bCs/>
      <w:szCs w:val="30"/>
    </w:rPr>
  </w:style>
  <w:style w:type="paragraph" w:styleId="4">
    <w:name w:val="heading 4"/>
    <w:basedOn w:val="a0"/>
    <w:next w:val="a0"/>
    <w:link w:val="4Char"/>
    <w:unhideWhenUsed/>
    <w:qFormat/>
    <w:pPr>
      <w:keepNext/>
      <w:keepLines/>
      <w:spacing w:beforeLines="120" w:before="120" w:afterLines="80" w:after="80"/>
      <w:outlineLvl w:val="3"/>
    </w:pPr>
    <w:rPr>
      <w:b/>
      <w:bCs/>
      <w:sz w:val="28"/>
      <w:szCs w:val="28"/>
    </w:rPr>
  </w:style>
  <w:style w:type="paragraph" w:styleId="5">
    <w:name w:val="heading 5"/>
    <w:basedOn w:val="a0"/>
    <w:next w:val="a1"/>
    <w:link w:val="5Char"/>
    <w:unhideWhenUsed/>
    <w:qFormat/>
    <w:pPr>
      <w:keepNext/>
      <w:keepLines/>
      <w:spacing w:beforeLines="120" w:before="120" w:afterLines="80" w:after="80"/>
      <w:outlineLvl w:val="4"/>
    </w:pPr>
    <w:rPr>
      <w:b/>
      <w:bCs/>
    </w:rPr>
  </w:style>
  <w:style w:type="paragraph" w:styleId="6">
    <w:name w:val="heading 6"/>
    <w:basedOn w:val="a0"/>
    <w:next w:val="a1"/>
    <w:link w:val="6Char"/>
    <w:unhideWhenUsed/>
    <w:qFormat/>
    <w:pPr>
      <w:keepNext/>
      <w:keepLines/>
      <w:spacing w:beforeLines="120" w:before="120" w:afterLines="80" w:after="80"/>
      <w:outlineLvl w:val="5"/>
    </w:pPr>
    <w:rPr>
      <w:b/>
      <w:bCs/>
    </w:rPr>
  </w:style>
  <w:style w:type="paragraph" w:styleId="7">
    <w:name w:val="heading 7"/>
    <w:basedOn w:val="a0"/>
    <w:next w:val="a1"/>
    <w:link w:val="7Char"/>
    <w:unhideWhenUsed/>
    <w:qFormat/>
    <w:pPr>
      <w:keepNext/>
      <w:keepLines/>
      <w:spacing w:beforeLines="120" w:before="120" w:afterLines="80" w:after="80"/>
      <w:outlineLvl w:val="6"/>
    </w:pPr>
    <w:rPr>
      <w:b/>
      <w:bCs/>
    </w:rPr>
  </w:style>
  <w:style w:type="paragraph" w:styleId="8">
    <w:name w:val="heading 8"/>
    <w:basedOn w:val="a0"/>
    <w:next w:val="a1"/>
    <w:link w:val="8Char"/>
    <w:unhideWhenUsed/>
    <w:qFormat/>
    <w:pPr>
      <w:keepNext/>
      <w:keepLines/>
      <w:spacing w:beforeLines="120" w:before="120" w:afterLines="80" w:after="80"/>
      <w:outlineLvl w:val="7"/>
    </w:pPr>
    <w:rPr>
      <w:b/>
      <w:bCs/>
    </w:rPr>
  </w:style>
  <w:style w:type="paragraph" w:styleId="9">
    <w:name w:val="heading 9"/>
    <w:basedOn w:val="a0"/>
    <w:next w:val="a1"/>
    <w:link w:val="9Char"/>
    <w:unhideWhenUsed/>
    <w:qFormat/>
    <w:pPr>
      <w:keepNext/>
      <w:keepLines/>
      <w:spacing w:beforeLines="120" w:before="120" w:afterLines="80" w:after="80"/>
      <w:outlineLvl w:val="8"/>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Char"/>
    <w:qFormat/>
    <w:pPr>
      <w:spacing w:afterLines="0" w:after="120"/>
    </w:pPr>
  </w:style>
  <w:style w:type="paragraph" w:styleId="a">
    <w:name w:val="List Number"/>
    <w:basedOn w:val="a0"/>
    <w:qFormat/>
    <w:pPr>
      <w:numPr>
        <w:numId w:val="3"/>
      </w:numPr>
    </w:pPr>
  </w:style>
  <w:style w:type="paragraph" w:styleId="a5">
    <w:name w:val="caption"/>
    <w:basedOn w:val="a0"/>
    <w:next w:val="a0"/>
    <w:unhideWhenUsed/>
    <w:qFormat/>
    <w:rPr>
      <w:rFonts w:cs="Times New Roman"/>
    </w:rPr>
  </w:style>
  <w:style w:type="paragraph" w:styleId="a6">
    <w:name w:val="annotation text"/>
    <w:basedOn w:val="a0"/>
    <w:qFormat/>
    <w:pPr>
      <w:jc w:val="left"/>
    </w:pPr>
    <w:rPr>
      <w:color w:val="262626" w:themeColor="text1" w:themeTint="D9"/>
    </w:rPr>
  </w:style>
  <w:style w:type="paragraph" w:styleId="a7">
    <w:name w:val="Salutation"/>
    <w:basedOn w:val="a0"/>
    <w:next w:val="a0"/>
    <w:qFormat/>
  </w:style>
  <w:style w:type="paragraph" w:styleId="a8">
    <w:name w:val="Block Text"/>
    <w:basedOn w:val="a0"/>
    <w:qFormat/>
    <w:pPr>
      <w:spacing w:afterLines="0" w:after="120"/>
      <w:ind w:leftChars="700" w:left="1440" w:rightChars="700" w:right="700"/>
    </w:pPr>
  </w:style>
  <w:style w:type="paragraph" w:styleId="30">
    <w:name w:val="toc 3"/>
    <w:basedOn w:val="a0"/>
    <w:next w:val="a0"/>
    <w:qFormat/>
    <w:pPr>
      <w:ind w:leftChars="400" w:left="840"/>
    </w:pPr>
  </w:style>
  <w:style w:type="paragraph" w:styleId="a9">
    <w:name w:val="Date"/>
    <w:basedOn w:val="a0"/>
    <w:next w:val="a0"/>
    <w:qFormat/>
    <w:pPr>
      <w:jc w:val="right"/>
    </w:pPr>
    <w:rPr>
      <w:color w:val="262626" w:themeColor="text1" w:themeTint="D9"/>
    </w:rPr>
  </w:style>
  <w:style w:type="paragraph" w:styleId="aa">
    <w:name w:val="endnote text"/>
    <w:basedOn w:val="a0"/>
    <w:qFormat/>
    <w:pPr>
      <w:jc w:val="left"/>
    </w:pPr>
    <w:rPr>
      <w:color w:val="262626" w:themeColor="text1" w:themeTint="D9"/>
    </w:rPr>
  </w:style>
  <w:style w:type="paragraph" w:styleId="ab">
    <w:name w:val="Balloon Text"/>
    <w:basedOn w:val="a0"/>
    <w:qFormat/>
    <w:rPr>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e">
    <w:name w:val="Signature"/>
    <w:basedOn w:val="a0"/>
    <w:qFormat/>
    <w:pPr>
      <w:jc w:val="right"/>
    </w:pPr>
    <w:rPr>
      <w:color w:val="262626" w:themeColor="text1" w:themeTint="D9"/>
    </w:rPr>
  </w:style>
  <w:style w:type="paragraph" w:styleId="10">
    <w:name w:val="toc 1"/>
    <w:basedOn w:val="a0"/>
    <w:next w:val="a0"/>
    <w:qFormat/>
  </w:style>
  <w:style w:type="paragraph" w:styleId="af">
    <w:name w:val="Subtitle"/>
    <w:basedOn w:val="a0"/>
    <w:next w:val="a1"/>
    <w:link w:val="Char0"/>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f0">
    <w:name w:val="footnote text"/>
    <w:basedOn w:val="a0"/>
    <w:qFormat/>
    <w:pPr>
      <w:jc w:val="left"/>
    </w:pPr>
  </w:style>
  <w:style w:type="paragraph" w:styleId="20">
    <w:name w:val="toc 2"/>
    <w:basedOn w:val="a0"/>
    <w:next w:val="a0"/>
    <w:qFormat/>
    <w:pPr>
      <w:ind w:leftChars="200" w:left="420"/>
    </w:pPr>
  </w:style>
  <w:style w:type="paragraph" w:styleId="HTML">
    <w:name w:val="HTML Preformatted"/>
    <w:basedOn w:val="a0"/>
    <w:qFormat/>
    <w:rPr>
      <w:rFonts w:ascii="Courier New" w:hAnsi="Courier New"/>
      <w:sz w:val="20"/>
    </w:rPr>
  </w:style>
  <w:style w:type="paragraph" w:styleId="af1">
    <w:name w:val="Normal (Web)"/>
    <w:basedOn w:val="a0"/>
    <w:qFormat/>
    <w:pPr>
      <w:spacing w:beforeAutospacing="1" w:after="0" w:afterAutospacing="1"/>
      <w:jc w:val="left"/>
    </w:pPr>
    <w:rPr>
      <w:rFonts w:cs="Times New Roman"/>
      <w:kern w:val="0"/>
    </w:rPr>
  </w:style>
  <w:style w:type="paragraph" w:styleId="af2">
    <w:name w:val="Title"/>
    <w:basedOn w:val="a0"/>
    <w:link w:val="Char1"/>
    <w:qFormat/>
    <w:pPr>
      <w:spacing w:afterLines="100" w:after="100"/>
      <w:jc w:val="center"/>
      <w:outlineLvl w:val="0"/>
    </w:pPr>
    <w:rPr>
      <w:rFonts w:asciiTheme="majorHAnsi" w:eastAsiaTheme="majorEastAsia" w:hAnsiTheme="majorHAnsi"/>
      <w:b/>
      <w:bCs/>
      <w:sz w:val="44"/>
      <w:szCs w:val="44"/>
    </w:rPr>
  </w:style>
  <w:style w:type="paragraph" w:styleId="af3">
    <w:name w:val="annotation subject"/>
    <w:basedOn w:val="a6"/>
    <w:next w:val="a6"/>
    <w:qFormat/>
    <w:rPr>
      <w:b/>
      <w:color w:val="262626" w:themeColor="text1" w:themeTint="D9"/>
    </w:rPr>
  </w:style>
  <w:style w:type="character" w:styleId="af4">
    <w:name w:val="Strong"/>
    <w:basedOn w:val="a2"/>
    <w:qFormat/>
    <w:rPr>
      <w:rFonts w:asciiTheme="minorHAnsi" w:eastAsiaTheme="minorEastAsia" w:hAnsiTheme="minorHAnsi"/>
      <w:b/>
    </w:rPr>
  </w:style>
  <w:style w:type="character" w:styleId="af5">
    <w:name w:val="endnote reference"/>
    <w:basedOn w:val="a2"/>
    <w:qFormat/>
    <w:rPr>
      <w:rFonts w:asciiTheme="minorHAnsi" w:eastAsiaTheme="minorEastAsia" w:hAnsiTheme="minorHAnsi"/>
      <w:color w:val="262626" w:themeColor="text1" w:themeTint="D9"/>
      <w:vertAlign w:val="superscript"/>
    </w:rPr>
  </w:style>
  <w:style w:type="character" w:styleId="af6">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7">
    <w:name w:val="FollowedHyperlink"/>
    <w:basedOn w:val="a2"/>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8">
    <w:name w:val="Emphasis"/>
    <w:basedOn w:val="a2"/>
    <w:qFormat/>
    <w:rPr>
      <w:i/>
    </w:rPr>
  </w:style>
  <w:style w:type="character" w:styleId="af9">
    <w:name w:val="Hyperlink"/>
    <w:basedOn w:val="a2"/>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afa">
    <w:name w:val="annotation reference"/>
    <w:basedOn w:val="a2"/>
    <w:qFormat/>
    <w:rPr>
      <w:rFonts w:asciiTheme="minorHAnsi" w:eastAsiaTheme="minorEastAsia" w:hAnsiTheme="minorHAnsi"/>
      <w:color w:val="262626" w:themeColor="text1" w:themeTint="D9"/>
      <w:sz w:val="21"/>
      <w:szCs w:val="21"/>
    </w:rPr>
  </w:style>
  <w:style w:type="character" w:styleId="afb">
    <w:name w:val="footnote reference"/>
    <w:basedOn w:val="a2"/>
    <w:qFormat/>
    <w:rPr>
      <w:rFonts w:asciiTheme="minorHAnsi" w:eastAsiaTheme="minorEastAsia" w:hAnsiTheme="minorHAnsi"/>
      <w:color w:val="262626" w:themeColor="text1" w:themeTint="D9"/>
      <w:vertAlign w:val="superscript"/>
    </w:rPr>
  </w:style>
  <w:style w:type="character" w:customStyle="1" w:styleId="Char">
    <w:name w:val="正文文本 Char"/>
    <w:link w:val="a1"/>
    <w:qFormat/>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character" w:customStyle="1" w:styleId="Char1">
    <w:name w:val="标题 Char"/>
    <w:link w:val="af2"/>
    <w:uiPriority w:val="10"/>
    <w:qFormat/>
    <w:rPr>
      <w:rFonts w:asciiTheme="majorHAnsi" w:eastAsiaTheme="majorEastAsia" w:hAnsiTheme="majorHAnsi"/>
      <w:b/>
      <w:bCs/>
      <w:sz w:val="44"/>
      <w:szCs w:val="44"/>
    </w:rPr>
  </w:style>
  <w:style w:type="character" w:customStyle="1" w:styleId="Char0">
    <w:name w:val="副标题 Char"/>
    <w:link w:val="af"/>
    <w:uiPriority w:val="11"/>
    <w:qFormat/>
    <w:rPr>
      <w:rFonts w:asciiTheme="majorHAnsi" w:eastAsiaTheme="majorEastAsia" w:hAnsiTheme="majorHAnsi"/>
      <w:b/>
      <w:kern w:val="28"/>
      <w:sz w:val="32"/>
      <w:szCs w:val="32"/>
    </w:rPr>
  </w:style>
  <w:style w:type="paragraph" w:customStyle="1" w:styleId="Author">
    <w:name w:val="Author"/>
    <w:basedOn w:val="af2"/>
    <w:next w:val="a1"/>
    <w:qFormat/>
    <w:pPr>
      <w:keepNext/>
      <w:keepLines/>
    </w:pPr>
    <w:rPr>
      <w:sz w:val="24"/>
      <w:szCs w:val="24"/>
    </w:rPr>
  </w:style>
  <w:style w:type="paragraph" w:customStyle="1" w:styleId="AbstractTitle">
    <w:name w:val="Abstract Title"/>
    <w:basedOn w:val="a0"/>
    <w:next w:val="Abstract"/>
    <w:qFormat/>
    <w:pPr>
      <w:keepNext/>
      <w:keepLines/>
      <w:spacing w:before="300" w:after="0"/>
      <w:jc w:val="center"/>
    </w:pPr>
    <w:rPr>
      <w:b/>
      <w:sz w:val="20"/>
      <w:szCs w:val="20"/>
    </w:rPr>
  </w:style>
  <w:style w:type="paragraph" w:customStyle="1" w:styleId="Abstract">
    <w:name w:val="Abstract"/>
    <w:basedOn w:val="a0"/>
    <w:next w:val="a1"/>
    <w:qFormat/>
    <w:pPr>
      <w:keepNext/>
      <w:keepLines/>
      <w:spacing w:before="100" w:after="300"/>
    </w:pPr>
    <w:rPr>
      <w:sz w:val="20"/>
      <w:szCs w:val="20"/>
    </w:rPr>
  </w:style>
  <w:style w:type="paragraph" w:customStyle="1" w:styleId="11">
    <w:name w:val="书目1"/>
    <w:basedOn w:val="a0"/>
    <w:qFormat/>
  </w:style>
  <w:style w:type="character" w:customStyle="1" w:styleId="1Char">
    <w:name w:val="标题 1 Char"/>
    <w:link w:val="1"/>
    <w:uiPriority w:val="9"/>
    <w:qFormat/>
    <w:rPr>
      <w:rFonts w:eastAsiaTheme="minorEastAsia"/>
      <w:b/>
      <w:bCs/>
      <w:kern w:val="44"/>
      <w:sz w:val="36"/>
      <w:szCs w:val="36"/>
    </w:rPr>
  </w:style>
  <w:style w:type="character" w:customStyle="1" w:styleId="2Char">
    <w:name w:val="标题 2 Char"/>
    <w:link w:val="2"/>
    <w:uiPriority w:val="9"/>
    <w:semiHidden/>
    <w:qFormat/>
    <w:rPr>
      <w:b/>
      <w:bCs/>
      <w:sz w:val="32"/>
      <w:szCs w:val="32"/>
    </w:rPr>
  </w:style>
  <w:style w:type="character" w:customStyle="1" w:styleId="3Char">
    <w:name w:val="标题 3 Char"/>
    <w:link w:val="3"/>
    <w:uiPriority w:val="9"/>
    <w:semiHidden/>
    <w:qFormat/>
    <w:rPr>
      <w:rFonts w:eastAsiaTheme="minorEastAsia"/>
      <w:b/>
      <w:bCs/>
      <w:sz w:val="24"/>
      <w:szCs w:val="30"/>
    </w:rPr>
  </w:style>
  <w:style w:type="character" w:customStyle="1" w:styleId="4Char">
    <w:name w:val="标题 4 Char"/>
    <w:link w:val="4"/>
    <w:uiPriority w:val="9"/>
    <w:semiHidden/>
    <w:qFormat/>
    <w:rPr>
      <w:b/>
      <w:bCs/>
      <w:sz w:val="28"/>
      <w:szCs w:val="28"/>
    </w:rPr>
  </w:style>
  <w:style w:type="character" w:customStyle="1" w:styleId="5Char">
    <w:name w:val="标题 5 Char"/>
    <w:link w:val="5"/>
    <w:uiPriority w:val="9"/>
    <w:semiHidden/>
    <w:qFormat/>
    <w:rPr>
      <w:b/>
      <w:bCs/>
    </w:rPr>
  </w:style>
  <w:style w:type="character" w:customStyle="1" w:styleId="6Char">
    <w:name w:val="标题 6 Char"/>
    <w:link w:val="6"/>
    <w:uiPriority w:val="9"/>
    <w:semiHidden/>
    <w:qFormat/>
    <w:rPr>
      <w:rFonts w:asciiTheme="minorHAnsi" w:eastAsiaTheme="minorEastAsia" w:hAnsiTheme="minorHAnsi"/>
      <w:b/>
      <w:bCs/>
    </w:rPr>
  </w:style>
  <w:style w:type="character" w:customStyle="1" w:styleId="7Char">
    <w:name w:val="标题 7 Char"/>
    <w:link w:val="7"/>
    <w:uiPriority w:val="9"/>
    <w:semiHidden/>
    <w:qFormat/>
    <w:rPr>
      <w:rFonts w:asciiTheme="minorHAnsi" w:eastAsiaTheme="minorEastAsia" w:hAnsiTheme="minorHAnsi"/>
      <w:b/>
      <w:bCs/>
    </w:rPr>
  </w:style>
  <w:style w:type="character" w:customStyle="1" w:styleId="8Char">
    <w:name w:val="标题 8 Char"/>
    <w:link w:val="8"/>
    <w:uiPriority w:val="9"/>
    <w:semiHidden/>
    <w:qFormat/>
    <w:rPr>
      <w:rFonts w:asciiTheme="minorHAnsi" w:eastAsiaTheme="minorEastAsia" w:hAnsiTheme="minorHAnsi"/>
      <w:b/>
      <w:bCs/>
    </w:rPr>
  </w:style>
  <w:style w:type="character" w:customStyle="1" w:styleId="9Char">
    <w:name w:val="标题 9 Char"/>
    <w:link w:val="9"/>
    <w:uiPriority w:val="9"/>
    <w:semiHidden/>
    <w:qFormat/>
    <w:rPr>
      <w:rFonts w:asciiTheme="minorHAnsi" w:eastAsiaTheme="minorEastAsia" w:hAnsiTheme="minorHAnsi"/>
      <w:b/>
      <w:bCs/>
      <w:sz w:val="24"/>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0"/>
    <w:next w:val="Definition"/>
    <w:qFormat/>
    <w:pPr>
      <w:keepNext/>
      <w:keepLines/>
      <w:spacing w:after="0"/>
    </w:pPr>
    <w:rPr>
      <w:b/>
    </w:rPr>
  </w:style>
  <w:style w:type="paragraph" w:customStyle="1" w:styleId="Definition">
    <w:name w:val="Definition"/>
    <w:basedOn w:val="a0"/>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0"/>
    <w:qFormat/>
  </w:style>
  <w:style w:type="paragraph" w:customStyle="1" w:styleId="CaptionedFigure">
    <w:name w:val="Captioned Figure"/>
    <w:basedOn w:val="Figure"/>
    <w:qFormat/>
    <w:pPr>
      <w:keepNext/>
    </w:pPr>
  </w:style>
  <w:style w:type="character" w:customStyle="1" w:styleId="VerbatimChar">
    <w:name w:val="Verbatim Char"/>
    <w:basedOn w:val="Char"/>
    <w:link w:val="SourceCode"/>
    <w:qFormat/>
    <w:rPr>
      <w:rFonts w:ascii="Consolas" w:hAnsi="Consolas"/>
      <w:sz w:val="22"/>
    </w:rPr>
  </w:style>
  <w:style w:type="paragraph" w:customStyle="1" w:styleId="SourceCode">
    <w:name w:val="Source Code"/>
    <w:basedOn w:val="a0"/>
    <w:link w:val="VerbatimChar"/>
    <w:qFormat/>
    <w:pPr>
      <w:wordWrap w:val="0"/>
    </w:pPr>
  </w:style>
  <w:style w:type="character" w:customStyle="1" w:styleId="SectionNumber">
    <w:name w:val="Section Number"/>
    <w:basedOn w:val="Char"/>
    <w:qFormat/>
  </w:style>
  <w:style w:type="paragraph" w:customStyle="1" w:styleId="TOC1">
    <w:name w:val="TOC 标题1"/>
    <w:basedOn w:val="1"/>
    <w:next w:val="a1"/>
    <w:uiPriority w:val="39"/>
    <w:unhideWhenUsed/>
    <w:qFormat/>
    <w:pPr>
      <w:spacing w:before="240" w:line="259" w:lineRule="auto"/>
      <w:outlineLvl w:val="9"/>
    </w:pPr>
    <w:rPr>
      <w:rFonts w:asciiTheme="majorHAnsi" w:eastAsiaTheme="majorEastAsia" w:hAnsiTheme="majorHAnsi" w:cstheme="majorBidi"/>
      <w:color w:val="2D53A0"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afc">
    <w:name w:val="文档说明标题"/>
    <w:next w:val="a0"/>
    <w:autoRedefine/>
    <w:qFormat/>
    <w:pPr>
      <w:adjustRightInd w:val="0"/>
      <w:snapToGrid w:val="0"/>
      <w:spacing w:beforeLines="50" w:before="50" w:line="312" w:lineRule="auto"/>
      <w:jc w:val="center"/>
    </w:pPr>
    <w:rPr>
      <w:rFonts w:asciiTheme="majorHAnsi" w:eastAsiaTheme="majorEastAsia" w:hAnsiTheme="majorHAnsi"/>
      <w:b/>
      <w:sz w:val="32"/>
      <w:szCs w:val="32"/>
      <w:lang w:eastAsia="zh-Hans"/>
    </w:rPr>
  </w:style>
  <w:style w:type="paragraph" w:customStyle="1" w:styleId="afd">
    <w:name w:val="章标题"/>
    <w:next w:val="a0"/>
    <w:autoRedefine/>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lang w:eastAsia="zh-Hans"/>
    </w:rPr>
  </w:style>
  <w:style w:type="paragraph" w:customStyle="1" w:styleId="afe">
    <w:name w:val="节标题"/>
    <w:next w:val="a0"/>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0"/>
      <w:szCs w:val="30"/>
      <w:lang w:eastAsia="zh-Hans"/>
    </w:rPr>
  </w:style>
  <w:style w:type="paragraph" w:customStyle="1" w:styleId="aff">
    <w:name w:val="附录标题"/>
    <w:next w:val="a1"/>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2"/>
      <w:szCs w:val="32"/>
      <w:lang w:eastAsia="zh-Hans"/>
    </w:rPr>
  </w:style>
  <w:style w:type="character" w:customStyle="1" w:styleId="aff0">
    <w:name w:val="摘要"/>
    <w:basedOn w:val="a2"/>
    <w:autoRedefine/>
    <w:qFormat/>
    <w:rPr>
      <w:rFonts w:ascii="宋体" w:eastAsia="宋体" w:hAnsi="宋体" w:hint="eastAsia"/>
      <w:b/>
      <w:lang w:val="en-US" w:eastAsia="zh-Hans"/>
    </w:rPr>
  </w:style>
  <w:style w:type="character" w:customStyle="1" w:styleId="aff1">
    <w:name w:val="关键词"/>
    <w:basedOn w:val="a2"/>
    <w:autoRedefine/>
    <w:qFormat/>
    <w:rPr>
      <w:rFonts w:ascii="宋体" w:eastAsia="宋体" w:hAnsi="宋体" w:hint="eastAsia"/>
      <w:b/>
      <w:lang w:val="en-US" w:eastAsia="zh-Hans"/>
    </w:rPr>
  </w:style>
  <w:style w:type="paragraph" w:customStyle="1" w:styleId="12">
    <w:name w:val="题注1"/>
    <w:basedOn w:val="a0"/>
    <w:autoRedefine/>
    <w:qFormat/>
    <w:pPr>
      <w:jc w:val="center"/>
    </w:pPr>
    <w:rPr>
      <w:lang w:eastAsia="zh-Hans"/>
    </w:rPr>
  </w:style>
  <w:style w:type="paragraph" w:customStyle="1" w:styleId="aff2">
    <w:name w:val="目录标题"/>
    <w:basedOn w:val="a0"/>
    <w:qFormat/>
    <w:pPr>
      <w:spacing w:afterLines="0" w:line="240" w:lineRule="auto"/>
      <w:jc w:val="center"/>
    </w:pPr>
    <w:rPr>
      <w:b/>
      <w:sz w:val="28"/>
      <w:szCs w:val="28"/>
    </w:rPr>
  </w:style>
  <w:style w:type="paragraph" w:customStyle="1" w:styleId="aff3">
    <w:name w:val="主送对象"/>
    <w:next w:val="a1"/>
    <w:qFormat/>
    <w:pPr>
      <w:adjustRightInd w:val="0"/>
      <w:snapToGrid w:val="0"/>
      <w:spacing w:line="576" w:lineRule="exact"/>
    </w:pPr>
    <w:rPr>
      <w:rFonts w:asciiTheme="minorHAnsi" w:eastAsiaTheme="minorEastAsia" w:hAnsiTheme="minorHAnsi"/>
      <w:color w:val="262626" w:themeColor="text1" w:themeTint="D9"/>
      <w:sz w:val="24"/>
      <w:szCs w:val="24"/>
    </w:rPr>
  </w:style>
  <w:style w:type="paragraph" w:customStyle="1" w:styleId="aff4">
    <w:name w:val="致谢标题"/>
    <w:qFormat/>
    <w:pPr>
      <w:keepNext/>
      <w:keepLines/>
      <w:adjustRightInd w:val="0"/>
      <w:snapToGrid w:val="0"/>
      <w:spacing w:beforeLines="50" w:before="50" w:line="312" w:lineRule="auto"/>
      <w:jc w:val="center"/>
      <w:outlineLvl w:val="0"/>
    </w:pPr>
    <w:rPr>
      <w:rFonts w:ascii="Cambria" w:hAnsi="Cambria"/>
      <w:b/>
      <w:bCs/>
      <w:kern w:val="44"/>
      <w:sz w:val="32"/>
      <w:szCs w:val="32"/>
    </w:rPr>
  </w:style>
  <w:style w:type="paragraph" w:customStyle="1" w:styleId="aff5">
    <w:name w:val="参考文献标题"/>
    <w:qFormat/>
    <w:pPr>
      <w:keepNext/>
      <w:keepLines/>
      <w:spacing w:beforeLines="50" w:before="50" w:afterLines="20" w:after="20" w:line="312" w:lineRule="auto"/>
      <w:jc w:val="center"/>
      <w:outlineLvl w:val="0"/>
    </w:pPr>
    <w:rPr>
      <w:rFonts w:ascii="Cambria" w:hAnsi="Cambria"/>
      <w:b/>
      <w:bCs/>
      <w:kern w:val="44"/>
      <w:sz w:val="32"/>
      <w:szCs w:val="32"/>
    </w:rPr>
  </w:style>
  <w:style w:type="paragraph" w:customStyle="1" w:styleId="aff6">
    <w:name w:val="声明标题"/>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rPr>
  </w:style>
  <w:style w:type="paragraph" w:customStyle="1" w:styleId="13">
    <w:name w:val="修订1"/>
    <w:hidden/>
    <w:uiPriority w:val="99"/>
    <w:unhideWhenUsed/>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1155</Words>
  <Characters>6588</Characters>
  <Application>Microsoft Office Word</Application>
  <DocSecurity>0</DocSecurity>
  <Lines>54</Lines>
  <Paragraphs>15</Paragraphs>
  <ScaleCrop>false</ScaleCrop>
  <Company/>
  <LinksUpToDate>false</LinksUpToDate>
  <CharactersWithSpaces>7728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黎逸帆</dc:creator>
  <cp:lastModifiedBy>王诚</cp:lastModifiedBy>
  <cp:revision>15</cp:revision>
  <dcterms:created xsi:type="dcterms:W3CDTF">2026-08-23T07:06:00Z</dcterms:created>
  <dcterms:modified xsi:type="dcterms:W3CDTF">2026-10-10T11:09:00Z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eyJoZGlkIjoiNjVmM2MzYWMwYjYwMDNkZjIyODAxNmQyZGZhYjJiMWYiLCJ1c2VySWQiOiIzNjAzNTA1NzkifQ==</vt:lpwstr>
  </property>
  <property fmtid="{D5CDD505-2E9C-101B-9397-08002B2CF9AE}" pid="3" name="KSOProductBuildVer">
    <vt:lpwstr>2052-12.1.2.25882</vt:lpwstr>
  </property>
  <property fmtid="{D5CDD505-2E9C-101B-9397-08002B2CF9AE}" pid="4" name="ICV">
    <vt:lpwstr>6F16F8BBC78AC6AB380DCA6AAB2D430D_43</vt:lpwstr>
  </property>
</Properties>
</file>